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596829" w14:textId="77777777" w:rsidR="005F2B21" w:rsidRDefault="005F2B21" w:rsidP="0017771B">
      <w:pPr>
        <w:pStyle w:val="Heading2"/>
        <w:rPr>
          <w:lang w:val="fr-CA"/>
        </w:rPr>
      </w:pPr>
      <w:r w:rsidRPr="00D00ECD">
        <w:rPr>
          <w:noProof/>
          <w:lang w:val="en-CA" w:eastAsia="en-CA"/>
        </w:rPr>
        <w:drawing>
          <wp:anchor distT="0" distB="0" distL="114300" distR="114300" simplePos="0" relativeHeight="251660287" behindDoc="1" locked="0" layoutInCell="1" allowOverlap="1" wp14:anchorId="0DB868DC" wp14:editId="35A5F8C2">
            <wp:simplePos x="0" y="0"/>
            <wp:positionH relativeFrom="margin">
              <wp:align>center</wp:align>
            </wp:positionH>
            <wp:positionV relativeFrom="paragraph">
              <wp:posOffset>-796290</wp:posOffset>
            </wp:positionV>
            <wp:extent cx="7278732" cy="8433435"/>
            <wp:effectExtent l="0" t="0" r="0" b="57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1760"/>
                    <a:stretch/>
                  </pic:blipFill>
                  <pic:spPr bwMode="auto">
                    <a:xfrm>
                      <a:off x="0" y="0"/>
                      <a:ext cx="7278732" cy="8433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FDB233" w14:textId="77777777" w:rsidR="002514E1" w:rsidRPr="002514E1" w:rsidRDefault="00ED7AE2" w:rsidP="002514E1">
      <w:pPr>
        <w:pStyle w:val="Title"/>
        <w:rPr>
          <w:rFonts w:ascii="Verdana" w:hAnsi="Verdana"/>
          <w:sz w:val="56"/>
          <w:lang w:val="en-CA"/>
        </w:rPr>
      </w:pPr>
      <w:bookmarkStart w:id="0" w:name="_Toc482364370"/>
      <w:bookmarkStart w:id="1" w:name="_Toc486511991"/>
      <w:bookmarkStart w:id="2" w:name="_Toc488771419"/>
      <w:bookmarkStart w:id="3" w:name="_Toc476752041"/>
      <w:bookmarkStart w:id="4" w:name="_Toc476043071"/>
      <w:r>
        <w:rPr>
          <w:rFonts w:ascii="Verdana" w:hAnsi="Verdana"/>
          <w:sz w:val="56"/>
          <w:lang w:val="en-CA"/>
        </w:rPr>
        <w:t>DEFENCE</w:t>
      </w:r>
      <w:r w:rsidR="002514E1" w:rsidRPr="002514E1">
        <w:rPr>
          <w:rFonts w:ascii="Verdana" w:hAnsi="Verdana"/>
          <w:sz w:val="56"/>
          <w:lang w:val="en-CA"/>
        </w:rPr>
        <w:t xml:space="preserve"> ANALYTICS</w:t>
      </w:r>
      <w:bookmarkEnd w:id="0"/>
      <w:bookmarkEnd w:id="1"/>
      <w:bookmarkEnd w:id="2"/>
    </w:p>
    <w:bookmarkEnd w:id="3"/>
    <w:bookmarkEnd w:id="4"/>
    <w:p w14:paraId="65AA4F67" w14:textId="77777777" w:rsidR="002514E1" w:rsidRPr="002514E1" w:rsidRDefault="002514E1" w:rsidP="002514E1">
      <w:pPr>
        <w:pStyle w:val="Title"/>
        <w:rPr>
          <w:rFonts w:ascii="Verdana" w:hAnsi="Verdana"/>
          <w:sz w:val="32"/>
          <w:szCs w:val="40"/>
          <w:lang w:val="en-CA"/>
        </w:rPr>
      </w:pPr>
    </w:p>
    <w:p w14:paraId="51B50C71" w14:textId="77777777" w:rsidR="002514E1" w:rsidRPr="002514E1" w:rsidRDefault="002514E1" w:rsidP="002514E1">
      <w:pPr>
        <w:pStyle w:val="Title"/>
        <w:rPr>
          <w:rFonts w:ascii="Verdana" w:hAnsi="Verdana"/>
          <w:sz w:val="56"/>
          <w:lang w:val="en-CA"/>
        </w:rPr>
      </w:pPr>
      <w:bookmarkStart w:id="5" w:name="_Toc486511992"/>
      <w:bookmarkStart w:id="6" w:name="_Toc488771420"/>
      <w:r w:rsidRPr="002514E1">
        <w:rPr>
          <w:rFonts w:ascii="Verdana" w:hAnsi="Verdana"/>
          <w:sz w:val="56"/>
          <w:lang w:val="en-CA"/>
        </w:rPr>
        <w:t>Reporting</w:t>
      </w:r>
      <w:bookmarkEnd w:id="5"/>
      <w:bookmarkEnd w:id="6"/>
      <w:r w:rsidRPr="002514E1">
        <w:rPr>
          <w:rFonts w:ascii="Verdana" w:hAnsi="Verdana"/>
          <w:sz w:val="56"/>
          <w:lang w:val="en-CA"/>
        </w:rPr>
        <w:t xml:space="preserve"> </w:t>
      </w:r>
    </w:p>
    <w:p w14:paraId="29AB25B7" w14:textId="77777777" w:rsidR="002514E1" w:rsidRPr="002514E1" w:rsidRDefault="002514E1" w:rsidP="002514E1">
      <w:pPr>
        <w:pStyle w:val="Title"/>
        <w:rPr>
          <w:rFonts w:ascii="Verdana" w:hAnsi="Verdana"/>
          <w:sz w:val="56"/>
          <w:lang w:val="en-CA"/>
        </w:rPr>
      </w:pPr>
      <w:bookmarkStart w:id="7" w:name="_Toc486511993"/>
      <w:bookmarkStart w:id="8" w:name="_Toc488771421"/>
      <w:r w:rsidRPr="002514E1">
        <w:rPr>
          <w:rFonts w:ascii="Verdana" w:hAnsi="Verdana"/>
          <w:sz w:val="56"/>
          <w:lang w:val="en-CA"/>
        </w:rPr>
        <w:t>Design &amp; Standards</w:t>
      </w:r>
      <w:bookmarkEnd w:id="7"/>
      <w:bookmarkEnd w:id="8"/>
      <w:r w:rsidRPr="002514E1">
        <w:rPr>
          <w:rFonts w:ascii="Verdana" w:hAnsi="Verdana"/>
          <w:sz w:val="56"/>
          <w:lang w:val="en-CA"/>
        </w:rPr>
        <w:t xml:space="preserve"> </w:t>
      </w:r>
    </w:p>
    <w:p w14:paraId="25D2AF14" w14:textId="77777777" w:rsidR="002514E1" w:rsidRDefault="002514E1" w:rsidP="002514E1">
      <w:pPr>
        <w:pStyle w:val="Title"/>
        <w:rPr>
          <w:rFonts w:ascii="Verdana" w:hAnsi="Verdana"/>
          <w:sz w:val="56"/>
          <w:lang w:val="en-CA"/>
        </w:rPr>
      </w:pPr>
      <w:bookmarkStart w:id="9" w:name="_Toc486511994"/>
      <w:bookmarkStart w:id="10" w:name="_Toc488771422"/>
      <w:r w:rsidRPr="002514E1">
        <w:rPr>
          <w:rFonts w:ascii="Verdana" w:hAnsi="Verdana"/>
          <w:sz w:val="56"/>
          <w:lang w:val="en-CA"/>
        </w:rPr>
        <w:t>Guide</w:t>
      </w:r>
      <w:bookmarkEnd w:id="9"/>
      <w:bookmarkEnd w:id="10"/>
      <w:r w:rsidRPr="002514E1">
        <w:rPr>
          <w:rFonts w:ascii="Verdana" w:hAnsi="Verdana"/>
          <w:sz w:val="56"/>
          <w:lang w:val="en-CA"/>
        </w:rPr>
        <w:t xml:space="preserve"> </w:t>
      </w:r>
    </w:p>
    <w:p w14:paraId="1E9364B0" w14:textId="02180EF1" w:rsidR="00DB770F" w:rsidRPr="00DB770F" w:rsidRDefault="005703B2" w:rsidP="00DB770F">
      <w:pPr>
        <w:pStyle w:val="DEPARTMENTTEXT"/>
        <w:jc w:val="center"/>
        <w:rPr>
          <w:i/>
          <w:sz w:val="60"/>
          <w:szCs w:val="60"/>
        </w:rPr>
      </w:pPr>
      <w:r>
        <w:rPr>
          <w:i/>
          <w:sz w:val="60"/>
          <w:szCs w:val="60"/>
        </w:rPr>
        <w:t>Version 1</w:t>
      </w:r>
      <w:bookmarkStart w:id="11" w:name="_GoBack"/>
      <w:bookmarkEnd w:id="11"/>
    </w:p>
    <w:p w14:paraId="178A8649" w14:textId="77777777" w:rsidR="004672F9" w:rsidRPr="006366A8" w:rsidRDefault="002514E1" w:rsidP="002514E1">
      <w:pPr>
        <w:pStyle w:val="Subtitle"/>
        <w:rPr>
          <w:sz w:val="48"/>
        </w:rPr>
        <w:sectPr w:rsidR="004672F9" w:rsidRPr="006366A8" w:rsidSect="005F2B21">
          <w:headerReference w:type="default" r:id="rId12"/>
          <w:footerReference w:type="default" r:id="rId13"/>
          <w:headerReference w:type="first" r:id="rId14"/>
          <w:footerReference w:type="first" r:id="rId15"/>
          <w:type w:val="continuous"/>
          <w:pgSz w:w="12240" w:h="15840"/>
          <w:pgMar w:top="3544" w:right="1138" w:bottom="6521" w:left="1138" w:header="14" w:footer="418" w:gutter="0"/>
          <w:cols w:space="567"/>
          <w:titlePg/>
          <w:docGrid w:linePitch="272"/>
        </w:sectPr>
      </w:pPr>
      <w:r w:rsidRPr="006366A8">
        <w:rPr>
          <w:sz w:val="48"/>
        </w:rPr>
        <w:t>15/05/2019</w:t>
      </w:r>
    </w:p>
    <w:p w14:paraId="384E69E6" w14:textId="77777777" w:rsidR="002514E1" w:rsidRPr="002514E1" w:rsidRDefault="002514E1" w:rsidP="002514E1">
      <w:pPr>
        <w:pStyle w:val="Heading1"/>
        <w:numPr>
          <w:ilvl w:val="0"/>
          <w:numId w:val="24"/>
        </w:numPr>
        <w:rPr>
          <w:color w:val="20558A"/>
        </w:rPr>
      </w:pPr>
      <w:bookmarkStart w:id="12" w:name="_Toc8822639"/>
      <w:r>
        <w:lastRenderedPageBreak/>
        <w:t>Tables of Contents</w:t>
      </w:r>
      <w:bookmarkEnd w:id="12"/>
      <w:r>
        <w:t xml:space="preserve"> </w:t>
      </w:r>
    </w:p>
    <w:sdt>
      <w:sdtPr>
        <w:rPr>
          <w:rFonts w:ascii="Arial" w:eastAsia="Times New Roman" w:hAnsi="Arial" w:cs="Times New Roman"/>
          <w:b w:val="0"/>
          <w:bCs w:val="0"/>
          <w:color w:val="auto"/>
          <w:sz w:val="20"/>
          <w:szCs w:val="24"/>
        </w:rPr>
        <w:id w:val="1154570535"/>
        <w:docPartObj>
          <w:docPartGallery w:val="Table of Contents"/>
          <w:docPartUnique/>
        </w:docPartObj>
      </w:sdtPr>
      <w:sdtEndPr>
        <w:rPr>
          <w:noProof/>
        </w:rPr>
      </w:sdtEndPr>
      <w:sdtContent>
        <w:p w14:paraId="33416C0E" w14:textId="77777777" w:rsidR="00F6327F" w:rsidRDefault="00F6327F">
          <w:pPr>
            <w:pStyle w:val="TOCHeading"/>
          </w:pPr>
        </w:p>
        <w:p w14:paraId="6FDB2435" w14:textId="77777777" w:rsidR="008E18F6" w:rsidRDefault="00F6327F">
          <w:pPr>
            <w:pStyle w:val="TOC1"/>
            <w:tabs>
              <w:tab w:val="left" w:pos="600"/>
            </w:tabs>
            <w:rPr>
              <w:rFonts w:asciiTheme="minorHAnsi" w:eastAsiaTheme="minorEastAsia" w:hAnsiTheme="minorHAnsi" w:cstheme="minorBidi"/>
              <w:b w:val="0"/>
              <w:bCs w:val="0"/>
              <w:color w:val="auto"/>
              <w:sz w:val="22"/>
              <w:szCs w:val="22"/>
              <w:lang w:val="en-CA" w:eastAsia="en-CA"/>
            </w:rPr>
          </w:pPr>
          <w:r>
            <w:fldChar w:fldCharType="begin"/>
          </w:r>
          <w:r>
            <w:instrText xml:space="preserve"> TOC \o "1-3" \h \z \u </w:instrText>
          </w:r>
          <w:r>
            <w:fldChar w:fldCharType="separate"/>
          </w:r>
          <w:hyperlink w:anchor="_Toc8822639" w:history="1">
            <w:r w:rsidR="008E18F6" w:rsidRPr="00627FDC">
              <w:rPr>
                <w:rStyle w:val="Hyperlink"/>
                <w:rFonts w:eastAsia="MS PGothic"/>
              </w:rPr>
              <w:t>1.</w:t>
            </w:r>
            <w:r w:rsidR="008E18F6">
              <w:rPr>
                <w:rFonts w:asciiTheme="minorHAnsi" w:eastAsiaTheme="minorEastAsia" w:hAnsiTheme="minorHAnsi" w:cstheme="minorBidi"/>
                <w:b w:val="0"/>
                <w:bCs w:val="0"/>
                <w:color w:val="auto"/>
                <w:sz w:val="22"/>
                <w:szCs w:val="22"/>
                <w:lang w:val="en-CA" w:eastAsia="en-CA"/>
              </w:rPr>
              <w:tab/>
            </w:r>
            <w:r w:rsidR="008E18F6" w:rsidRPr="00627FDC">
              <w:rPr>
                <w:rStyle w:val="Hyperlink"/>
                <w:rFonts w:eastAsia="MS PGothic"/>
              </w:rPr>
              <w:t>Tables of Contents</w:t>
            </w:r>
            <w:r w:rsidR="008E18F6">
              <w:rPr>
                <w:webHidden/>
              </w:rPr>
              <w:tab/>
            </w:r>
            <w:r w:rsidR="008E18F6">
              <w:rPr>
                <w:webHidden/>
              </w:rPr>
              <w:fldChar w:fldCharType="begin"/>
            </w:r>
            <w:r w:rsidR="008E18F6">
              <w:rPr>
                <w:webHidden/>
              </w:rPr>
              <w:instrText xml:space="preserve"> PAGEREF _Toc8822639 \h </w:instrText>
            </w:r>
            <w:r w:rsidR="008E18F6">
              <w:rPr>
                <w:webHidden/>
              </w:rPr>
            </w:r>
            <w:r w:rsidR="008E18F6">
              <w:rPr>
                <w:webHidden/>
              </w:rPr>
              <w:fldChar w:fldCharType="separate"/>
            </w:r>
            <w:r w:rsidR="008E18F6">
              <w:rPr>
                <w:webHidden/>
              </w:rPr>
              <w:t>2</w:t>
            </w:r>
            <w:r w:rsidR="008E18F6">
              <w:rPr>
                <w:webHidden/>
              </w:rPr>
              <w:fldChar w:fldCharType="end"/>
            </w:r>
          </w:hyperlink>
        </w:p>
        <w:p w14:paraId="4508FE43" w14:textId="77777777" w:rsidR="008E18F6" w:rsidRDefault="003B3BF0">
          <w:pPr>
            <w:pStyle w:val="TOC1"/>
            <w:tabs>
              <w:tab w:val="left" w:pos="600"/>
            </w:tabs>
            <w:rPr>
              <w:rFonts w:asciiTheme="minorHAnsi" w:eastAsiaTheme="minorEastAsia" w:hAnsiTheme="minorHAnsi" w:cstheme="minorBidi"/>
              <w:b w:val="0"/>
              <w:bCs w:val="0"/>
              <w:color w:val="auto"/>
              <w:sz w:val="22"/>
              <w:szCs w:val="22"/>
              <w:lang w:val="en-CA" w:eastAsia="en-CA"/>
            </w:rPr>
          </w:pPr>
          <w:hyperlink w:anchor="_Toc8822640" w:history="1">
            <w:r w:rsidR="008E18F6" w:rsidRPr="00627FDC">
              <w:rPr>
                <w:rStyle w:val="Hyperlink"/>
                <w:rFonts w:eastAsia="MS PGothic"/>
              </w:rPr>
              <w:t>2.</w:t>
            </w:r>
            <w:r w:rsidR="008E18F6">
              <w:rPr>
                <w:rFonts w:asciiTheme="minorHAnsi" w:eastAsiaTheme="minorEastAsia" w:hAnsiTheme="minorHAnsi" w:cstheme="minorBidi"/>
                <w:b w:val="0"/>
                <w:bCs w:val="0"/>
                <w:color w:val="auto"/>
                <w:sz w:val="22"/>
                <w:szCs w:val="22"/>
                <w:lang w:val="en-CA" w:eastAsia="en-CA"/>
              </w:rPr>
              <w:tab/>
            </w:r>
            <w:r w:rsidR="008E18F6" w:rsidRPr="00627FDC">
              <w:rPr>
                <w:rStyle w:val="Hyperlink"/>
                <w:rFonts w:eastAsia="MS PGothic"/>
              </w:rPr>
              <w:t>Introduction</w:t>
            </w:r>
            <w:r w:rsidR="008E18F6">
              <w:rPr>
                <w:webHidden/>
              </w:rPr>
              <w:tab/>
            </w:r>
            <w:r w:rsidR="008E18F6">
              <w:rPr>
                <w:webHidden/>
              </w:rPr>
              <w:fldChar w:fldCharType="begin"/>
            </w:r>
            <w:r w:rsidR="008E18F6">
              <w:rPr>
                <w:webHidden/>
              </w:rPr>
              <w:instrText xml:space="preserve"> PAGEREF _Toc8822640 \h </w:instrText>
            </w:r>
            <w:r w:rsidR="008E18F6">
              <w:rPr>
                <w:webHidden/>
              </w:rPr>
            </w:r>
            <w:r w:rsidR="008E18F6">
              <w:rPr>
                <w:webHidden/>
              </w:rPr>
              <w:fldChar w:fldCharType="separate"/>
            </w:r>
            <w:r w:rsidR="008E18F6">
              <w:rPr>
                <w:webHidden/>
              </w:rPr>
              <w:t>3</w:t>
            </w:r>
            <w:r w:rsidR="008E18F6">
              <w:rPr>
                <w:webHidden/>
              </w:rPr>
              <w:fldChar w:fldCharType="end"/>
            </w:r>
          </w:hyperlink>
        </w:p>
        <w:p w14:paraId="050F37AB" w14:textId="77777777" w:rsidR="008E18F6" w:rsidRDefault="003B3BF0">
          <w:pPr>
            <w:pStyle w:val="TOC1"/>
            <w:tabs>
              <w:tab w:val="left" w:pos="600"/>
            </w:tabs>
            <w:rPr>
              <w:rFonts w:asciiTheme="minorHAnsi" w:eastAsiaTheme="minorEastAsia" w:hAnsiTheme="minorHAnsi" w:cstheme="minorBidi"/>
              <w:b w:val="0"/>
              <w:bCs w:val="0"/>
              <w:color w:val="auto"/>
              <w:sz w:val="22"/>
              <w:szCs w:val="22"/>
              <w:lang w:val="en-CA" w:eastAsia="en-CA"/>
            </w:rPr>
          </w:pPr>
          <w:hyperlink w:anchor="_Toc8822641" w:history="1">
            <w:r w:rsidR="008E18F6" w:rsidRPr="00627FDC">
              <w:rPr>
                <w:rStyle w:val="Hyperlink"/>
                <w:rFonts w:eastAsia="MS PGothic"/>
              </w:rPr>
              <w:t>3.</w:t>
            </w:r>
            <w:r w:rsidR="008E18F6">
              <w:rPr>
                <w:rFonts w:asciiTheme="minorHAnsi" w:eastAsiaTheme="minorEastAsia" w:hAnsiTheme="minorHAnsi" w:cstheme="minorBidi"/>
                <w:b w:val="0"/>
                <w:bCs w:val="0"/>
                <w:color w:val="auto"/>
                <w:sz w:val="22"/>
                <w:szCs w:val="22"/>
                <w:lang w:val="en-CA" w:eastAsia="en-CA"/>
              </w:rPr>
              <w:tab/>
            </w:r>
            <w:r w:rsidR="008E18F6" w:rsidRPr="00627FDC">
              <w:rPr>
                <w:rStyle w:val="Hyperlink"/>
                <w:rFonts w:eastAsia="MS PGothic"/>
              </w:rPr>
              <w:t>Good Report Design Principles</w:t>
            </w:r>
            <w:r w:rsidR="008E18F6">
              <w:rPr>
                <w:webHidden/>
              </w:rPr>
              <w:tab/>
            </w:r>
            <w:r w:rsidR="008E18F6">
              <w:rPr>
                <w:webHidden/>
              </w:rPr>
              <w:fldChar w:fldCharType="begin"/>
            </w:r>
            <w:r w:rsidR="008E18F6">
              <w:rPr>
                <w:webHidden/>
              </w:rPr>
              <w:instrText xml:space="preserve"> PAGEREF _Toc8822641 \h </w:instrText>
            </w:r>
            <w:r w:rsidR="008E18F6">
              <w:rPr>
                <w:webHidden/>
              </w:rPr>
            </w:r>
            <w:r w:rsidR="008E18F6">
              <w:rPr>
                <w:webHidden/>
              </w:rPr>
              <w:fldChar w:fldCharType="separate"/>
            </w:r>
            <w:r w:rsidR="008E18F6">
              <w:rPr>
                <w:webHidden/>
              </w:rPr>
              <w:t>4</w:t>
            </w:r>
            <w:r w:rsidR="008E18F6">
              <w:rPr>
                <w:webHidden/>
              </w:rPr>
              <w:fldChar w:fldCharType="end"/>
            </w:r>
          </w:hyperlink>
        </w:p>
        <w:p w14:paraId="33D7611B" w14:textId="77777777" w:rsidR="008E18F6" w:rsidRDefault="003B3BF0">
          <w:pPr>
            <w:pStyle w:val="TOC2"/>
            <w:tabs>
              <w:tab w:val="left" w:pos="600"/>
              <w:tab w:val="right" w:leader="dot" w:pos="9962"/>
            </w:tabs>
            <w:rPr>
              <w:rFonts w:asciiTheme="minorHAnsi" w:eastAsiaTheme="minorEastAsia" w:hAnsiTheme="minorHAnsi" w:cstheme="minorBidi"/>
              <w:noProof/>
              <w:sz w:val="22"/>
              <w:lang w:val="en-CA" w:eastAsia="en-CA"/>
            </w:rPr>
          </w:pPr>
          <w:hyperlink w:anchor="_Toc8822642" w:history="1">
            <w:r w:rsidR="008E18F6" w:rsidRPr="00627FDC">
              <w:rPr>
                <w:rStyle w:val="Hyperlink"/>
                <w:rFonts w:eastAsia="MS PGothic"/>
                <w:noProof/>
              </w:rPr>
              <w:t>3.1.</w:t>
            </w:r>
            <w:r w:rsidR="008E18F6">
              <w:rPr>
                <w:rFonts w:asciiTheme="minorHAnsi" w:eastAsiaTheme="minorEastAsia" w:hAnsiTheme="minorHAnsi" w:cstheme="minorBidi"/>
                <w:noProof/>
                <w:sz w:val="22"/>
                <w:lang w:val="en-CA" w:eastAsia="en-CA"/>
              </w:rPr>
              <w:tab/>
            </w:r>
            <w:r w:rsidR="008E18F6" w:rsidRPr="00627FDC">
              <w:rPr>
                <w:rStyle w:val="Hyperlink"/>
                <w:rFonts w:eastAsia="MS PGothic"/>
                <w:noProof/>
              </w:rPr>
              <w:t>SUCCESS Formula from IBCS Standards</w:t>
            </w:r>
            <w:r w:rsidR="008E18F6">
              <w:rPr>
                <w:noProof/>
                <w:webHidden/>
              </w:rPr>
              <w:tab/>
            </w:r>
            <w:r w:rsidR="008E18F6">
              <w:rPr>
                <w:noProof/>
                <w:webHidden/>
              </w:rPr>
              <w:fldChar w:fldCharType="begin"/>
            </w:r>
            <w:r w:rsidR="008E18F6">
              <w:rPr>
                <w:noProof/>
                <w:webHidden/>
              </w:rPr>
              <w:instrText xml:space="preserve"> PAGEREF _Toc8822642 \h </w:instrText>
            </w:r>
            <w:r w:rsidR="008E18F6">
              <w:rPr>
                <w:noProof/>
                <w:webHidden/>
              </w:rPr>
            </w:r>
            <w:r w:rsidR="008E18F6">
              <w:rPr>
                <w:noProof/>
                <w:webHidden/>
              </w:rPr>
              <w:fldChar w:fldCharType="separate"/>
            </w:r>
            <w:r w:rsidR="008E18F6">
              <w:rPr>
                <w:noProof/>
                <w:webHidden/>
              </w:rPr>
              <w:t>4</w:t>
            </w:r>
            <w:r w:rsidR="008E18F6">
              <w:rPr>
                <w:noProof/>
                <w:webHidden/>
              </w:rPr>
              <w:fldChar w:fldCharType="end"/>
            </w:r>
          </w:hyperlink>
        </w:p>
        <w:p w14:paraId="68B5154F" w14:textId="77777777" w:rsidR="008E18F6" w:rsidRDefault="003B3BF0">
          <w:pPr>
            <w:pStyle w:val="TOC2"/>
            <w:tabs>
              <w:tab w:val="left" w:pos="600"/>
              <w:tab w:val="right" w:leader="dot" w:pos="9962"/>
            </w:tabs>
            <w:rPr>
              <w:rFonts w:asciiTheme="minorHAnsi" w:eastAsiaTheme="minorEastAsia" w:hAnsiTheme="minorHAnsi" w:cstheme="minorBidi"/>
              <w:noProof/>
              <w:sz w:val="22"/>
              <w:lang w:val="en-CA" w:eastAsia="en-CA"/>
            </w:rPr>
          </w:pPr>
          <w:hyperlink w:anchor="_Toc8822643" w:history="1">
            <w:r w:rsidR="008E18F6" w:rsidRPr="00627FDC">
              <w:rPr>
                <w:rStyle w:val="Hyperlink"/>
                <w:rFonts w:eastAsia="MS PGothic"/>
                <w:noProof/>
              </w:rPr>
              <w:t>3.2.</w:t>
            </w:r>
            <w:r w:rsidR="008E18F6">
              <w:rPr>
                <w:rFonts w:asciiTheme="minorHAnsi" w:eastAsiaTheme="minorEastAsia" w:hAnsiTheme="minorHAnsi" w:cstheme="minorBidi"/>
                <w:noProof/>
                <w:sz w:val="22"/>
                <w:lang w:val="en-CA" w:eastAsia="en-CA"/>
              </w:rPr>
              <w:tab/>
            </w:r>
            <w:r w:rsidR="008E18F6" w:rsidRPr="00627FDC">
              <w:rPr>
                <w:rStyle w:val="Hyperlink"/>
                <w:rFonts w:eastAsia="MS PGothic"/>
                <w:noProof/>
              </w:rPr>
              <w:t>Fundamental Steps</w:t>
            </w:r>
            <w:r w:rsidR="008E18F6">
              <w:rPr>
                <w:noProof/>
                <w:webHidden/>
              </w:rPr>
              <w:tab/>
            </w:r>
            <w:r w:rsidR="008E18F6">
              <w:rPr>
                <w:noProof/>
                <w:webHidden/>
              </w:rPr>
              <w:fldChar w:fldCharType="begin"/>
            </w:r>
            <w:r w:rsidR="008E18F6">
              <w:rPr>
                <w:noProof/>
                <w:webHidden/>
              </w:rPr>
              <w:instrText xml:space="preserve"> PAGEREF _Toc8822643 \h </w:instrText>
            </w:r>
            <w:r w:rsidR="008E18F6">
              <w:rPr>
                <w:noProof/>
                <w:webHidden/>
              </w:rPr>
            </w:r>
            <w:r w:rsidR="008E18F6">
              <w:rPr>
                <w:noProof/>
                <w:webHidden/>
              </w:rPr>
              <w:fldChar w:fldCharType="separate"/>
            </w:r>
            <w:r w:rsidR="008E18F6">
              <w:rPr>
                <w:noProof/>
                <w:webHidden/>
              </w:rPr>
              <w:t>5</w:t>
            </w:r>
            <w:r w:rsidR="008E18F6">
              <w:rPr>
                <w:noProof/>
                <w:webHidden/>
              </w:rPr>
              <w:fldChar w:fldCharType="end"/>
            </w:r>
          </w:hyperlink>
        </w:p>
        <w:p w14:paraId="05FF6300" w14:textId="77777777" w:rsidR="008E18F6" w:rsidRDefault="003B3BF0">
          <w:pPr>
            <w:pStyle w:val="TOC2"/>
            <w:tabs>
              <w:tab w:val="left" w:pos="600"/>
              <w:tab w:val="right" w:leader="dot" w:pos="9962"/>
            </w:tabs>
            <w:rPr>
              <w:rFonts w:asciiTheme="minorHAnsi" w:eastAsiaTheme="minorEastAsia" w:hAnsiTheme="minorHAnsi" w:cstheme="minorBidi"/>
              <w:noProof/>
              <w:sz w:val="22"/>
              <w:lang w:val="en-CA" w:eastAsia="en-CA"/>
            </w:rPr>
          </w:pPr>
          <w:hyperlink w:anchor="_Toc8822644" w:history="1">
            <w:r w:rsidR="008E18F6" w:rsidRPr="00627FDC">
              <w:rPr>
                <w:rStyle w:val="Hyperlink"/>
                <w:rFonts w:eastAsia="MS PGothic"/>
                <w:noProof/>
              </w:rPr>
              <w:t>3.3.</w:t>
            </w:r>
            <w:r w:rsidR="008E18F6">
              <w:rPr>
                <w:rFonts w:asciiTheme="minorHAnsi" w:eastAsiaTheme="minorEastAsia" w:hAnsiTheme="minorHAnsi" w:cstheme="minorBidi"/>
                <w:noProof/>
                <w:sz w:val="22"/>
                <w:lang w:val="en-CA" w:eastAsia="en-CA"/>
              </w:rPr>
              <w:tab/>
            </w:r>
            <w:r w:rsidR="008E18F6" w:rsidRPr="00627FDC">
              <w:rPr>
                <w:rStyle w:val="Hyperlink"/>
                <w:rFonts w:eastAsia="MS PGothic"/>
                <w:noProof/>
              </w:rPr>
              <w:t>Effective Report Organization</w:t>
            </w:r>
            <w:r w:rsidR="008E18F6">
              <w:rPr>
                <w:noProof/>
                <w:webHidden/>
              </w:rPr>
              <w:tab/>
            </w:r>
            <w:r w:rsidR="008E18F6">
              <w:rPr>
                <w:noProof/>
                <w:webHidden/>
              </w:rPr>
              <w:fldChar w:fldCharType="begin"/>
            </w:r>
            <w:r w:rsidR="008E18F6">
              <w:rPr>
                <w:noProof/>
                <w:webHidden/>
              </w:rPr>
              <w:instrText xml:space="preserve"> PAGEREF _Toc8822644 \h </w:instrText>
            </w:r>
            <w:r w:rsidR="008E18F6">
              <w:rPr>
                <w:noProof/>
                <w:webHidden/>
              </w:rPr>
            </w:r>
            <w:r w:rsidR="008E18F6">
              <w:rPr>
                <w:noProof/>
                <w:webHidden/>
              </w:rPr>
              <w:fldChar w:fldCharType="separate"/>
            </w:r>
            <w:r w:rsidR="008E18F6">
              <w:rPr>
                <w:noProof/>
                <w:webHidden/>
              </w:rPr>
              <w:t>6</w:t>
            </w:r>
            <w:r w:rsidR="008E18F6">
              <w:rPr>
                <w:noProof/>
                <w:webHidden/>
              </w:rPr>
              <w:fldChar w:fldCharType="end"/>
            </w:r>
          </w:hyperlink>
        </w:p>
        <w:p w14:paraId="3185AEAC" w14:textId="77777777" w:rsidR="008E18F6" w:rsidRDefault="003B3BF0">
          <w:pPr>
            <w:pStyle w:val="TOC2"/>
            <w:tabs>
              <w:tab w:val="left" w:pos="600"/>
              <w:tab w:val="right" w:leader="dot" w:pos="9962"/>
            </w:tabs>
            <w:rPr>
              <w:rFonts w:asciiTheme="minorHAnsi" w:eastAsiaTheme="minorEastAsia" w:hAnsiTheme="minorHAnsi" w:cstheme="minorBidi"/>
              <w:noProof/>
              <w:sz w:val="22"/>
              <w:lang w:val="en-CA" w:eastAsia="en-CA"/>
            </w:rPr>
          </w:pPr>
          <w:hyperlink w:anchor="_Toc8822645" w:history="1">
            <w:r w:rsidR="008E18F6" w:rsidRPr="00627FDC">
              <w:rPr>
                <w:rStyle w:val="Hyperlink"/>
                <w:rFonts w:eastAsia="MS PGothic"/>
                <w:noProof/>
              </w:rPr>
              <w:t>3.4.</w:t>
            </w:r>
            <w:r w:rsidR="008E18F6">
              <w:rPr>
                <w:rFonts w:asciiTheme="minorHAnsi" w:eastAsiaTheme="minorEastAsia" w:hAnsiTheme="minorHAnsi" w:cstheme="minorBidi"/>
                <w:noProof/>
                <w:sz w:val="22"/>
                <w:lang w:val="en-CA" w:eastAsia="en-CA"/>
              </w:rPr>
              <w:tab/>
            </w:r>
            <w:r w:rsidR="008E18F6" w:rsidRPr="00627FDC">
              <w:rPr>
                <w:rStyle w:val="Hyperlink"/>
                <w:rFonts w:eastAsia="MS PGothic"/>
                <w:noProof/>
              </w:rPr>
              <w:t>Report Design Principles</w:t>
            </w:r>
            <w:r w:rsidR="008E18F6">
              <w:rPr>
                <w:noProof/>
                <w:webHidden/>
              </w:rPr>
              <w:tab/>
            </w:r>
            <w:r w:rsidR="008E18F6">
              <w:rPr>
                <w:noProof/>
                <w:webHidden/>
              </w:rPr>
              <w:fldChar w:fldCharType="begin"/>
            </w:r>
            <w:r w:rsidR="008E18F6">
              <w:rPr>
                <w:noProof/>
                <w:webHidden/>
              </w:rPr>
              <w:instrText xml:space="preserve"> PAGEREF _Toc8822645 \h </w:instrText>
            </w:r>
            <w:r w:rsidR="008E18F6">
              <w:rPr>
                <w:noProof/>
                <w:webHidden/>
              </w:rPr>
            </w:r>
            <w:r w:rsidR="008E18F6">
              <w:rPr>
                <w:noProof/>
                <w:webHidden/>
              </w:rPr>
              <w:fldChar w:fldCharType="separate"/>
            </w:r>
            <w:r w:rsidR="008E18F6">
              <w:rPr>
                <w:noProof/>
                <w:webHidden/>
              </w:rPr>
              <w:t>8</w:t>
            </w:r>
            <w:r w:rsidR="008E18F6">
              <w:rPr>
                <w:noProof/>
                <w:webHidden/>
              </w:rPr>
              <w:fldChar w:fldCharType="end"/>
            </w:r>
          </w:hyperlink>
        </w:p>
        <w:p w14:paraId="708AD4BF" w14:textId="77777777" w:rsidR="008E18F6" w:rsidRDefault="003B3BF0">
          <w:pPr>
            <w:pStyle w:val="TOC3"/>
            <w:tabs>
              <w:tab w:val="left" w:pos="1000"/>
              <w:tab w:val="right" w:leader="dot" w:pos="9962"/>
            </w:tabs>
            <w:rPr>
              <w:rFonts w:asciiTheme="minorHAnsi" w:eastAsiaTheme="minorEastAsia" w:hAnsiTheme="minorHAnsi" w:cstheme="minorBidi"/>
              <w:iCs w:val="0"/>
              <w:noProof/>
              <w:sz w:val="22"/>
              <w:lang w:val="en-CA" w:eastAsia="en-CA"/>
            </w:rPr>
          </w:pPr>
          <w:hyperlink w:anchor="_Toc8822646" w:history="1">
            <w:r w:rsidR="008E18F6" w:rsidRPr="00627FDC">
              <w:rPr>
                <w:rStyle w:val="Hyperlink"/>
                <w:rFonts w:eastAsia="MS PGothic"/>
                <w:noProof/>
              </w:rPr>
              <w:t>3.4.1.</w:t>
            </w:r>
            <w:r w:rsidR="008E18F6">
              <w:rPr>
                <w:rFonts w:asciiTheme="minorHAnsi" w:eastAsiaTheme="minorEastAsia" w:hAnsiTheme="minorHAnsi" w:cstheme="minorBidi"/>
                <w:iCs w:val="0"/>
                <w:noProof/>
                <w:sz w:val="22"/>
                <w:lang w:val="en-CA" w:eastAsia="en-CA"/>
              </w:rPr>
              <w:tab/>
            </w:r>
            <w:r w:rsidR="008E18F6" w:rsidRPr="00627FDC">
              <w:rPr>
                <w:rStyle w:val="Hyperlink"/>
                <w:rFonts w:eastAsia="MS PGothic"/>
                <w:noProof/>
              </w:rPr>
              <w:t>Page Layout &amp; Template</w:t>
            </w:r>
            <w:r w:rsidR="008E18F6">
              <w:rPr>
                <w:noProof/>
                <w:webHidden/>
              </w:rPr>
              <w:tab/>
            </w:r>
            <w:r w:rsidR="008E18F6">
              <w:rPr>
                <w:noProof/>
                <w:webHidden/>
              </w:rPr>
              <w:fldChar w:fldCharType="begin"/>
            </w:r>
            <w:r w:rsidR="008E18F6">
              <w:rPr>
                <w:noProof/>
                <w:webHidden/>
              </w:rPr>
              <w:instrText xml:space="preserve"> PAGEREF _Toc8822646 \h </w:instrText>
            </w:r>
            <w:r w:rsidR="008E18F6">
              <w:rPr>
                <w:noProof/>
                <w:webHidden/>
              </w:rPr>
            </w:r>
            <w:r w:rsidR="008E18F6">
              <w:rPr>
                <w:noProof/>
                <w:webHidden/>
              </w:rPr>
              <w:fldChar w:fldCharType="separate"/>
            </w:r>
            <w:r w:rsidR="008E18F6">
              <w:rPr>
                <w:noProof/>
                <w:webHidden/>
              </w:rPr>
              <w:t>8</w:t>
            </w:r>
            <w:r w:rsidR="008E18F6">
              <w:rPr>
                <w:noProof/>
                <w:webHidden/>
              </w:rPr>
              <w:fldChar w:fldCharType="end"/>
            </w:r>
          </w:hyperlink>
        </w:p>
        <w:p w14:paraId="1910A28B" w14:textId="77777777" w:rsidR="008E18F6" w:rsidRDefault="003B3BF0">
          <w:pPr>
            <w:pStyle w:val="TOC3"/>
            <w:tabs>
              <w:tab w:val="left" w:pos="1000"/>
              <w:tab w:val="right" w:leader="dot" w:pos="9962"/>
            </w:tabs>
            <w:rPr>
              <w:rFonts w:asciiTheme="minorHAnsi" w:eastAsiaTheme="minorEastAsia" w:hAnsiTheme="minorHAnsi" w:cstheme="minorBidi"/>
              <w:iCs w:val="0"/>
              <w:noProof/>
              <w:sz w:val="22"/>
              <w:lang w:val="en-CA" w:eastAsia="en-CA"/>
            </w:rPr>
          </w:pPr>
          <w:hyperlink w:anchor="_Toc8822647" w:history="1">
            <w:r w:rsidR="008E18F6" w:rsidRPr="00627FDC">
              <w:rPr>
                <w:rStyle w:val="Hyperlink"/>
                <w:rFonts w:eastAsia="MS PGothic"/>
                <w:noProof/>
              </w:rPr>
              <w:t>3.4.2.</w:t>
            </w:r>
            <w:r w:rsidR="008E18F6">
              <w:rPr>
                <w:rFonts w:asciiTheme="minorHAnsi" w:eastAsiaTheme="minorEastAsia" w:hAnsiTheme="minorHAnsi" w:cstheme="minorBidi"/>
                <w:iCs w:val="0"/>
                <w:noProof/>
                <w:sz w:val="22"/>
                <w:lang w:val="en-CA" w:eastAsia="en-CA"/>
              </w:rPr>
              <w:tab/>
            </w:r>
            <w:r w:rsidR="008E18F6" w:rsidRPr="00627FDC">
              <w:rPr>
                <w:rStyle w:val="Hyperlink"/>
                <w:rFonts w:eastAsia="MS PGothic"/>
                <w:noProof/>
              </w:rPr>
              <w:t>Data Context</w:t>
            </w:r>
            <w:r w:rsidR="008E18F6">
              <w:rPr>
                <w:noProof/>
                <w:webHidden/>
              </w:rPr>
              <w:tab/>
            </w:r>
            <w:r w:rsidR="008E18F6">
              <w:rPr>
                <w:noProof/>
                <w:webHidden/>
              </w:rPr>
              <w:fldChar w:fldCharType="begin"/>
            </w:r>
            <w:r w:rsidR="008E18F6">
              <w:rPr>
                <w:noProof/>
                <w:webHidden/>
              </w:rPr>
              <w:instrText xml:space="preserve"> PAGEREF _Toc8822647 \h </w:instrText>
            </w:r>
            <w:r w:rsidR="008E18F6">
              <w:rPr>
                <w:noProof/>
                <w:webHidden/>
              </w:rPr>
            </w:r>
            <w:r w:rsidR="008E18F6">
              <w:rPr>
                <w:noProof/>
                <w:webHidden/>
              </w:rPr>
              <w:fldChar w:fldCharType="separate"/>
            </w:r>
            <w:r w:rsidR="008E18F6">
              <w:rPr>
                <w:noProof/>
                <w:webHidden/>
              </w:rPr>
              <w:t>8</w:t>
            </w:r>
            <w:r w:rsidR="008E18F6">
              <w:rPr>
                <w:noProof/>
                <w:webHidden/>
              </w:rPr>
              <w:fldChar w:fldCharType="end"/>
            </w:r>
          </w:hyperlink>
        </w:p>
        <w:p w14:paraId="2E386B6A" w14:textId="77777777" w:rsidR="008E18F6" w:rsidRDefault="003B3BF0">
          <w:pPr>
            <w:pStyle w:val="TOC3"/>
            <w:tabs>
              <w:tab w:val="left" w:pos="1000"/>
              <w:tab w:val="right" w:leader="dot" w:pos="9962"/>
            </w:tabs>
            <w:rPr>
              <w:rFonts w:asciiTheme="minorHAnsi" w:eastAsiaTheme="minorEastAsia" w:hAnsiTheme="minorHAnsi" w:cstheme="minorBidi"/>
              <w:iCs w:val="0"/>
              <w:noProof/>
              <w:sz w:val="22"/>
              <w:lang w:val="en-CA" w:eastAsia="en-CA"/>
            </w:rPr>
          </w:pPr>
          <w:hyperlink w:anchor="_Toc8822648" w:history="1">
            <w:r w:rsidR="008E18F6" w:rsidRPr="00627FDC">
              <w:rPr>
                <w:rStyle w:val="Hyperlink"/>
                <w:rFonts w:eastAsia="MS PGothic"/>
                <w:noProof/>
              </w:rPr>
              <w:t>3.4.3.</w:t>
            </w:r>
            <w:r w:rsidR="008E18F6">
              <w:rPr>
                <w:rFonts w:asciiTheme="minorHAnsi" w:eastAsiaTheme="minorEastAsia" w:hAnsiTheme="minorHAnsi" w:cstheme="minorBidi"/>
                <w:iCs w:val="0"/>
                <w:noProof/>
                <w:sz w:val="22"/>
                <w:lang w:val="en-CA" w:eastAsia="en-CA"/>
              </w:rPr>
              <w:tab/>
            </w:r>
            <w:r w:rsidR="008E18F6" w:rsidRPr="00627FDC">
              <w:rPr>
                <w:rStyle w:val="Hyperlink"/>
                <w:rFonts w:eastAsia="MS PGothic"/>
                <w:noProof/>
              </w:rPr>
              <w:t>The Concept of Data Ink</w:t>
            </w:r>
            <w:r w:rsidR="008E18F6">
              <w:rPr>
                <w:noProof/>
                <w:webHidden/>
              </w:rPr>
              <w:tab/>
            </w:r>
            <w:r w:rsidR="008E18F6">
              <w:rPr>
                <w:noProof/>
                <w:webHidden/>
              </w:rPr>
              <w:fldChar w:fldCharType="begin"/>
            </w:r>
            <w:r w:rsidR="008E18F6">
              <w:rPr>
                <w:noProof/>
                <w:webHidden/>
              </w:rPr>
              <w:instrText xml:space="preserve"> PAGEREF _Toc8822648 \h </w:instrText>
            </w:r>
            <w:r w:rsidR="008E18F6">
              <w:rPr>
                <w:noProof/>
                <w:webHidden/>
              </w:rPr>
            </w:r>
            <w:r w:rsidR="008E18F6">
              <w:rPr>
                <w:noProof/>
                <w:webHidden/>
              </w:rPr>
              <w:fldChar w:fldCharType="separate"/>
            </w:r>
            <w:r w:rsidR="008E18F6">
              <w:rPr>
                <w:noProof/>
                <w:webHidden/>
              </w:rPr>
              <w:t>8</w:t>
            </w:r>
            <w:r w:rsidR="008E18F6">
              <w:rPr>
                <w:noProof/>
                <w:webHidden/>
              </w:rPr>
              <w:fldChar w:fldCharType="end"/>
            </w:r>
          </w:hyperlink>
        </w:p>
        <w:p w14:paraId="457D8ED5" w14:textId="77777777" w:rsidR="008E18F6" w:rsidRDefault="003B3BF0">
          <w:pPr>
            <w:pStyle w:val="TOC2"/>
            <w:tabs>
              <w:tab w:val="left" w:pos="600"/>
              <w:tab w:val="right" w:leader="dot" w:pos="9962"/>
            </w:tabs>
            <w:rPr>
              <w:rFonts w:asciiTheme="minorHAnsi" w:eastAsiaTheme="minorEastAsia" w:hAnsiTheme="minorHAnsi" w:cstheme="minorBidi"/>
              <w:noProof/>
              <w:sz w:val="22"/>
              <w:lang w:val="en-CA" w:eastAsia="en-CA"/>
            </w:rPr>
          </w:pPr>
          <w:hyperlink w:anchor="_Toc8822649" w:history="1">
            <w:r w:rsidR="008E18F6" w:rsidRPr="00627FDC">
              <w:rPr>
                <w:rStyle w:val="Hyperlink"/>
                <w:rFonts w:eastAsia="MS PGothic"/>
                <w:noProof/>
                <w:lang w:eastAsia="fr-FR"/>
              </w:rPr>
              <w:t>3.5.</w:t>
            </w:r>
            <w:r w:rsidR="008E18F6">
              <w:rPr>
                <w:rFonts w:asciiTheme="minorHAnsi" w:eastAsiaTheme="minorEastAsia" w:hAnsiTheme="minorHAnsi" w:cstheme="minorBidi"/>
                <w:noProof/>
                <w:sz w:val="22"/>
                <w:lang w:val="en-CA" w:eastAsia="en-CA"/>
              </w:rPr>
              <w:tab/>
            </w:r>
            <w:r w:rsidR="008E18F6" w:rsidRPr="00627FDC">
              <w:rPr>
                <w:rStyle w:val="Hyperlink"/>
                <w:rFonts w:eastAsia="MS PGothic"/>
                <w:noProof/>
                <w:lang w:eastAsia="fr-FR"/>
              </w:rPr>
              <w:t>Effective Use of Colours</w:t>
            </w:r>
            <w:r w:rsidR="008E18F6">
              <w:rPr>
                <w:noProof/>
                <w:webHidden/>
              </w:rPr>
              <w:tab/>
            </w:r>
            <w:r w:rsidR="008E18F6">
              <w:rPr>
                <w:noProof/>
                <w:webHidden/>
              </w:rPr>
              <w:fldChar w:fldCharType="begin"/>
            </w:r>
            <w:r w:rsidR="008E18F6">
              <w:rPr>
                <w:noProof/>
                <w:webHidden/>
              </w:rPr>
              <w:instrText xml:space="preserve"> PAGEREF _Toc8822649 \h </w:instrText>
            </w:r>
            <w:r w:rsidR="008E18F6">
              <w:rPr>
                <w:noProof/>
                <w:webHidden/>
              </w:rPr>
            </w:r>
            <w:r w:rsidR="008E18F6">
              <w:rPr>
                <w:noProof/>
                <w:webHidden/>
              </w:rPr>
              <w:fldChar w:fldCharType="separate"/>
            </w:r>
            <w:r w:rsidR="008E18F6">
              <w:rPr>
                <w:noProof/>
                <w:webHidden/>
              </w:rPr>
              <w:t>9</w:t>
            </w:r>
            <w:r w:rsidR="008E18F6">
              <w:rPr>
                <w:noProof/>
                <w:webHidden/>
              </w:rPr>
              <w:fldChar w:fldCharType="end"/>
            </w:r>
          </w:hyperlink>
        </w:p>
        <w:p w14:paraId="7CDD6C99" w14:textId="77777777" w:rsidR="008E18F6" w:rsidRDefault="003B3BF0">
          <w:pPr>
            <w:pStyle w:val="TOC2"/>
            <w:tabs>
              <w:tab w:val="right" w:leader="dot" w:pos="9962"/>
            </w:tabs>
            <w:rPr>
              <w:rFonts w:asciiTheme="minorHAnsi" w:eastAsiaTheme="minorEastAsia" w:hAnsiTheme="minorHAnsi" w:cstheme="minorBidi"/>
              <w:noProof/>
              <w:sz w:val="22"/>
              <w:lang w:val="en-CA" w:eastAsia="en-CA"/>
            </w:rPr>
          </w:pPr>
          <w:hyperlink w:anchor="_Toc8822650" w:history="1">
            <w:r w:rsidR="008E18F6" w:rsidRPr="00627FDC">
              <w:rPr>
                <w:rStyle w:val="Hyperlink"/>
                <w:rFonts w:eastAsia="MS PGothic"/>
                <w:noProof/>
                <w:lang w:eastAsia="en-CA"/>
              </w:rPr>
              <w:t>3.6 Effective Use of Tables</w:t>
            </w:r>
            <w:r w:rsidR="008E18F6">
              <w:rPr>
                <w:noProof/>
                <w:webHidden/>
              </w:rPr>
              <w:tab/>
            </w:r>
            <w:r w:rsidR="008E18F6">
              <w:rPr>
                <w:noProof/>
                <w:webHidden/>
              </w:rPr>
              <w:fldChar w:fldCharType="begin"/>
            </w:r>
            <w:r w:rsidR="008E18F6">
              <w:rPr>
                <w:noProof/>
                <w:webHidden/>
              </w:rPr>
              <w:instrText xml:space="preserve"> PAGEREF _Toc8822650 \h </w:instrText>
            </w:r>
            <w:r w:rsidR="008E18F6">
              <w:rPr>
                <w:noProof/>
                <w:webHidden/>
              </w:rPr>
            </w:r>
            <w:r w:rsidR="008E18F6">
              <w:rPr>
                <w:noProof/>
                <w:webHidden/>
              </w:rPr>
              <w:fldChar w:fldCharType="separate"/>
            </w:r>
            <w:r w:rsidR="008E18F6">
              <w:rPr>
                <w:noProof/>
                <w:webHidden/>
              </w:rPr>
              <w:t>11</w:t>
            </w:r>
            <w:r w:rsidR="008E18F6">
              <w:rPr>
                <w:noProof/>
                <w:webHidden/>
              </w:rPr>
              <w:fldChar w:fldCharType="end"/>
            </w:r>
          </w:hyperlink>
        </w:p>
        <w:p w14:paraId="559C2703" w14:textId="77777777" w:rsidR="008E18F6" w:rsidRDefault="003B3BF0">
          <w:pPr>
            <w:pStyle w:val="TOC2"/>
            <w:tabs>
              <w:tab w:val="right" w:leader="dot" w:pos="9962"/>
            </w:tabs>
            <w:rPr>
              <w:rFonts w:asciiTheme="minorHAnsi" w:eastAsiaTheme="minorEastAsia" w:hAnsiTheme="minorHAnsi" w:cstheme="minorBidi"/>
              <w:noProof/>
              <w:sz w:val="22"/>
              <w:lang w:val="en-CA" w:eastAsia="en-CA"/>
            </w:rPr>
          </w:pPr>
          <w:hyperlink w:anchor="_Toc8822651" w:history="1">
            <w:r w:rsidR="008E18F6" w:rsidRPr="00627FDC">
              <w:rPr>
                <w:rStyle w:val="Hyperlink"/>
                <w:rFonts w:eastAsia="MS PGothic"/>
                <w:noProof/>
              </w:rPr>
              <w:t>3.7 Effective Use of Graphs</w:t>
            </w:r>
            <w:r w:rsidR="008E18F6">
              <w:rPr>
                <w:noProof/>
                <w:webHidden/>
              </w:rPr>
              <w:tab/>
            </w:r>
            <w:r w:rsidR="008E18F6">
              <w:rPr>
                <w:noProof/>
                <w:webHidden/>
              </w:rPr>
              <w:fldChar w:fldCharType="begin"/>
            </w:r>
            <w:r w:rsidR="008E18F6">
              <w:rPr>
                <w:noProof/>
                <w:webHidden/>
              </w:rPr>
              <w:instrText xml:space="preserve"> PAGEREF _Toc8822651 \h </w:instrText>
            </w:r>
            <w:r w:rsidR="008E18F6">
              <w:rPr>
                <w:noProof/>
                <w:webHidden/>
              </w:rPr>
            </w:r>
            <w:r w:rsidR="008E18F6">
              <w:rPr>
                <w:noProof/>
                <w:webHidden/>
              </w:rPr>
              <w:fldChar w:fldCharType="separate"/>
            </w:r>
            <w:r w:rsidR="008E18F6">
              <w:rPr>
                <w:noProof/>
                <w:webHidden/>
              </w:rPr>
              <w:t>13</w:t>
            </w:r>
            <w:r w:rsidR="008E18F6">
              <w:rPr>
                <w:noProof/>
                <w:webHidden/>
              </w:rPr>
              <w:fldChar w:fldCharType="end"/>
            </w:r>
          </w:hyperlink>
        </w:p>
        <w:p w14:paraId="62917AA0" w14:textId="77777777" w:rsidR="008E18F6" w:rsidRDefault="003B3BF0">
          <w:pPr>
            <w:pStyle w:val="TOC2"/>
            <w:tabs>
              <w:tab w:val="left" w:pos="600"/>
              <w:tab w:val="right" w:leader="dot" w:pos="9962"/>
            </w:tabs>
            <w:rPr>
              <w:rFonts w:asciiTheme="minorHAnsi" w:eastAsiaTheme="minorEastAsia" w:hAnsiTheme="minorHAnsi" w:cstheme="minorBidi"/>
              <w:noProof/>
              <w:sz w:val="22"/>
              <w:lang w:val="en-CA" w:eastAsia="en-CA"/>
            </w:rPr>
          </w:pPr>
          <w:hyperlink w:anchor="_Toc8822652" w:history="1">
            <w:r w:rsidR="008E18F6" w:rsidRPr="00627FDC">
              <w:rPr>
                <w:rStyle w:val="Hyperlink"/>
                <w:rFonts w:eastAsia="MS PGothic"/>
                <w:noProof/>
              </w:rPr>
              <w:t>3.8</w:t>
            </w:r>
            <w:r w:rsidR="008E18F6">
              <w:rPr>
                <w:rFonts w:asciiTheme="minorHAnsi" w:eastAsiaTheme="minorEastAsia" w:hAnsiTheme="minorHAnsi" w:cstheme="minorBidi"/>
                <w:noProof/>
                <w:sz w:val="22"/>
                <w:lang w:val="en-CA" w:eastAsia="en-CA"/>
              </w:rPr>
              <w:tab/>
            </w:r>
            <w:r w:rsidR="008E18F6" w:rsidRPr="00627FDC">
              <w:rPr>
                <w:rStyle w:val="Hyperlink"/>
                <w:rFonts w:eastAsia="MS PGothic"/>
                <w:noProof/>
              </w:rPr>
              <w:t>Effective Formatting Example</w:t>
            </w:r>
            <w:r w:rsidR="008E18F6">
              <w:rPr>
                <w:noProof/>
                <w:webHidden/>
              </w:rPr>
              <w:tab/>
            </w:r>
            <w:r w:rsidR="008E18F6">
              <w:rPr>
                <w:noProof/>
                <w:webHidden/>
              </w:rPr>
              <w:fldChar w:fldCharType="begin"/>
            </w:r>
            <w:r w:rsidR="008E18F6">
              <w:rPr>
                <w:noProof/>
                <w:webHidden/>
              </w:rPr>
              <w:instrText xml:space="preserve"> PAGEREF _Toc8822652 \h </w:instrText>
            </w:r>
            <w:r w:rsidR="008E18F6">
              <w:rPr>
                <w:noProof/>
                <w:webHidden/>
              </w:rPr>
            </w:r>
            <w:r w:rsidR="008E18F6">
              <w:rPr>
                <w:noProof/>
                <w:webHidden/>
              </w:rPr>
              <w:fldChar w:fldCharType="separate"/>
            </w:r>
            <w:r w:rsidR="008E18F6">
              <w:rPr>
                <w:noProof/>
                <w:webHidden/>
              </w:rPr>
              <w:t>17</w:t>
            </w:r>
            <w:r w:rsidR="008E18F6">
              <w:rPr>
                <w:noProof/>
                <w:webHidden/>
              </w:rPr>
              <w:fldChar w:fldCharType="end"/>
            </w:r>
          </w:hyperlink>
        </w:p>
        <w:p w14:paraId="021A327B" w14:textId="77777777" w:rsidR="008E18F6" w:rsidRDefault="003B3BF0">
          <w:pPr>
            <w:pStyle w:val="TOC2"/>
            <w:tabs>
              <w:tab w:val="right" w:leader="dot" w:pos="9962"/>
            </w:tabs>
            <w:rPr>
              <w:rFonts w:asciiTheme="minorHAnsi" w:eastAsiaTheme="minorEastAsia" w:hAnsiTheme="minorHAnsi" w:cstheme="minorBidi"/>
              <w:noProof/>
              <w:sz w:val="22"/>
              <w:lang w:val="en-CA" w:eastAsia="en-CA"/>
            </w:rPr>
          </w:pPr>
          <w:hyperlink w:anchor="_Toc8822653" w:history="1">
            <w:r w:rsidR="008E18F6" w:rsidRPr="00627FDC">
              <w:rPr>
                <w:rStyle w:val="Hyperlink"/>
                <w:rFonts w:eastAsia="Times"/>
                <w:noProof/>
                <w:lang w:val="en-CA"/>
              </w:rPr>
              <w:t>3.9 Common Mistakes and Preferable Visualizations</w:t>
            </w:r>
            <w:r w:rsidR="008E18F6">
              <w:rPr>
                <w:noProof/>
                <w:webHidden/>
              </w:rPr>
              <w:tab/>
            </w:r>
            <w:r w:rsidR="008E18F6">
              <w:rPr>
                <w:noProof/>
                <w:webHidden/>
              </w:rPr>
              <w:fldChar w:fldCharType="begin"/>
            </w:r>
            <w:r w:rsidR="008E18F6">
              <w:rPr>
                <w:noProof/>
                <w:webHidden/>
              </w:rPr>
              <w:instrText xml:space="preserve"> PAGEREF _Toc8822653 \h </w:instrText>
            </w:r>
            <w:r w:rsidR="008E18F6">
              <w:rPr>
                <w:noProof/>
                <w:webHidden/>
              </w:rPr>
            </w:r>
            <w:r w:rsidR="008E18F6">
              <w:rPr>
                <w:noProof/>
                <w:webHidden/>
              </w:rPr>
              <w:fldChar w:fldCharType="separate"/>
            </w:r>
            <w:r w:rsidR="008E18F6">
              <w:rPr>
                <w:noProof/>
                <w:webHidden/>
              </w:rPr>
              <w:t>18</w:t>
            </w:r>
            <w:r w:rsidR="008E18F6">
              <w:rPr>
                <w:noProof/>
                <w:webHidden/>
              </w:rPr>
              <w:fldChar w:fldCharType="end"/>
            </w:r>
          </w:hyperlink>
        </w:p>
        <w:p w14:paraId="420F50CE" w14:textId="77777777" w:rsidR="008E18F6" w:rsidRDefault="003B3BF0">
          <w:pPr>
            <w:pStyle w:val="TOC1"/>
            <w:rPr>
              <w:rFonts w:asciiTheme="minorHAnsi" w:eastAsiaTheme="minorEastAsia" w:hAnsiTheme="minorHAnsi" w:cstheme="minorBidi"/>
              <w:b w:val="0"/>
              <w:bCs w:val="0"/>
              <w:color w:val="auto"/>
              <w:sz w:val="22"/>
              <w:szCs w:val="22"/>
              <w:lang w:val="en-CA" w:eastAsia="en-CA"/>
            </w:rPr>
          </w:pPr>
          <w:hyperlink w:anchor="_Toc8822654" w:history="1">
            <w:r w:rsidR="008E18F6" w:rsidRPr="00627FDC">
              <w:rPr>
                <w:rStyle w:val="Hyperlink"/>
                <w:rFonts w:eastAsia="MS PGothic"/>
              </w:rPr>
              <w:t>4.0 Web Intelligence Development Best Practices</w:t>
            </w:r>
            <w:r w:rsidR="008E18F6">
              <w:rPr>
                <w:webHidden/>
              </w:rPr>
              <w:tab/>
            </w:r>
            <w:r w:rsidR="008E18F6">
              <w:rPr>
                <w:webHidden/>
              </w:rPr>
              <w:fldChar w:fldCharType="begin"/>
            </w:r>
            <w:r w:rsidR="008E18F6">
              <w:rPr>
                <w:webHidden/>
              </w:rPr>
              <w:instrText xml:space="preserve"> PAGEREF _Toc8822654 \h </w:instrText>
            </w:r>
            <w:r w:rsidR="008E18F6">
              <w:rPr>
                <w:webHidden/>
              </w:rPr>
            </w:r>
            <w:r w:rsidR="008E18F6">
              <w:rPr>
                <w:webHidden/>
              </w:rPr>
              <w:fldChar w:fldCharType="separate"/>
            </w:r>
            <w:r w:rsidR="008E18F6">
              <w:rPr>
                <w:webHidden/>
              </w:rPr>
              <w:t>22</w:t>
            </w:r>
            <w:r w:rsidR="008E18F6">
              <w:rPr>
                <w:webHidden/>
              </w:rPr>
              <w:fldChar w:fldCharType="end"/>
            </w:r>
          </w:hyperlink>
        </w:p>
        <w:p w14:paraId="609BCA8D" w14:textId="77777777" w:rsidR="008E18F6" w:rsidRDefault="003B3BF0">
          <w:pPr>
            <w:pStyle w:val="TOC2"/>
            <w:tabs>
              <w:tab w:val="right" w:leader="dot" w:pos="9962"/>
            </w:tabs>
            <w:rPr>
              <w:rFonts w:asciiTheme="minorHAnsi" w:eastAsiaTheme="minorEastAsia" w:hAnsiTheme="minorHAnsi" w:cstheme="minorBidi"/>
              <w:noProof/>
              <w:sz w:val="22"/>
              <w:lang w:val="en-CA" w:eastAsia="en-CA"/>
            </w:rPr>
          </w:pPr>
          <w:hyperlink w:anchor="_Toc8822655" w:history="1">
            <w:r w:rsidR="008E18F6" w:rsidRPr="00627FDC">
              <w:rPr>
                <w:rStyle w:val="Hyperlink"/>
                <w:rFonts w:eastAsia="MS PGothic"/>
                <w:noProof/>
              </w:rPr>
              <w:t>4.1. Metadata management</w:t>
            </w:r>
            <w:r w:rsidR="008E18F6">
              <w:rPr>
                <w:noProof/>
                <w:webHidden/>
              </w:rPr>
              <w:tab/>
            </w:r>
            <w:r w:rsidR="008E18F6">
              <w:rPr>
                <w:noProof/>
                <w:webHidden/>
              </w:rPr>
              <w:fldChar w:fldCharType="begin"/>
            </w:r>
            <w:r w:rsidR="008E18F6">
              <w:rPr>
                <w:noProof/>
                <w:webHidden/>
              </w:rPr>
              <w:instrText xml:space="preserve"> PAGEREF _Toc8822655 \h </w:instrText>
            </w:r>
            <w:r w:rsidR="008E18F6">
              <w:rPr>
                <w:noProof/>
                <w:webHidden/>
              </w:rPr>
            </w:r>
            <w:r w:rsidR="008E18F6">
              <w:rPr>
                <w:noProof/>
                <w:webHidden/>
              </w:rPr>
              <w:fldChar w:fldCharType="separate"/>
            </w:r>
            <w:r w:rsidR="008E18F6">
              <w:rPr>
                <w:noProof/>
                <w:webHidden/>
              </w:rPr>
              <w:t>22</w:t>
            </w:r>
            <w:r w:rsidR="008E18F6">
              <w:rPr>
                <w:noProof/>
                <w:webHidden/>
              </w:rPr>
              <w:fldChar w:fldCharType="end"/>
            </w:r>
          </w:hyperlink>
        </w:p>
        <w:p w14:paraId="53B65A4A"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56" w:history="1">
            <w:r w:rsidR="008E18F6" w:rsidRPr="00627FDC">
              <w:rPr>
                <w:rStyle w:val="Hyperlink"/>
                <w:rFonts w:eastAsia="MS PGothic"/>
                <w:noProof/>
              </w:rPr>
              <w:t>4.1.1. Web Intelligence Document</w:t>
            </w:r>
            <w:r w:rsidR="008E18F6">
              <w:rPr>
                <w:noProof/>
                <w:webHidden/>
              </w:rPr>
              <w:tab/>
            </w:r>
            <w:r w:rsidR="008E18F6">
              <w:rPr>
                <w:noProof/>
                <w:webHidden/>
              </w:rPr>
              <w:fldChar w:fldCharType="begin"/>
            </w:r>
            <w:r w:rsidR="008E18F6">
              <w:rPr>
                <w:noProof/>
                <w:webHidden/>
              </w:rPr>
              <w:instrText xml:space="preserve"> PAGEREF _Toc8822656 \h </w:instrText>
            </w:r>
            <w:r w:rsidR="008E18F6">
              <w:rPr>
                <w:noProof/>
                <w:webHidden/>
              </w:rPr>
            </w:r>
            <w:r w:rsidR="008E18F6">
              <w:rPr>
                <w:noProof/>
                <w:webHidden/>
              </w:rPr>
              <w:fldChar w:fldCharType="separate"/>
            </w:r>
            <w:r w:rsidR="008E18F6">
              <w:rPr>
                <w:noProof/>
                <w:webHidden/>
              </w:rPr>
              <w:t>22</w:t>
            </w:r>
            <w:r w:rsidR="008E18F6">
              <w:rPr>
                <w:noProof/>
                <w:webHidden/>
              </w:rPr>
              <w:fldChar w:fldCharType="end"/>
            </w:r>
          </w:hyperlink>
        </w:p>
        <w:p w14:paraId="15B2A546"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57" w:history="1">
            <w:r w:rsidR="008E18F6" w:rsidRPr="00627FDC">
              <w:rPr>
                <w:rStyle w:val="Hyperlink"/>
                <w:rFonts w:eastAsia="MS PGothic"/>
                <w:noProof/>
              </w:rPr>
              <w:t>4.1.2. Tabs</w:t>
            </w:r>
            <w:r w:rsidR="008E18F6">
              <w:rPr>
                <w:noProof/>
                <w:webHidden/>
              </w:rPr>
              <w:tab/>
            </w:r>
            <w:r w:rsidR="008E18F6">
              <w:rPr>
                <w:noProof/>
                <w:webHidden/>
              </w:rPr>
              <w:fldChar w:fldCharType="begin"/>
            </w:r>
            <w:r w:rsidR="008E18F6">
              <w:rPr>
                <w:noProof/>
                <w:webHidden/>
              </w:rPr>
              <w:instrText xml:space="preserve"> PAGEREF _Toc8822657 \h </w:instrText>
            </w:r>
            <w:r w:rsidR="008E18F6">
              <w:rPr>
                <w:noProof/>
                <w:webHidden/>
              </w:rPr>
            </w:r>
            <w:r w:rsidR="008E18F6">
              <w:rPr>
                <w:noProof/>
                <w:webHidden/>
              </w:rPr>
              <w:fldChar w:fldCharType="separate"/>
            </w:r>
            <w:r w:rsidR="008E18F6">
              <w:rPr>
                <w:noProof/>
                <w:webHidden/>
              </w:rPr>
              <w:t>23</w:t>
            </w:r>
            <w:r w:rsidR="008E18F6">
              <w:rPr>
                <w:noProof/>
                <w:webHidden/>
              </w:rPr>
              <w:fldChar w:fldCharType="end"/>
            </w:r>
          </w:hyperlink>
        </w:p>
        <w:p w14:paraId="017B207C"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58" w:history="1">
            <w:r w:rsidR="008E18F6" w:rsidRPr="00627FDC">
              <w:rPr>
                <w:rStyle w:val="Hyperlink"/>
                <w:rFonts w:eastAsia="MS PGothic"/>
                <w:noProof/>
              </w:rPr>
              <w:t>4.1.3. Queries</w:t>
            </w:r>
            <w:r w:rsidR="008E18F6">
              <w:rPr>
                <w:noProof/>
                <w:webHidden/>
              </w:rPr>
              <w:tab/>
            </w:r>
            <w:r w:rsidR="008E18F6">
              <w:rPr>
                <w:noProof/>
                <w:webHidden/>
              </w:rPr>
              <w:fldChar w:fldCharType="begin"/>
            </w:r>
            <w:r w:rsidR="008E18F6">
              <w:rPr>
                <w:noProof/>
                <w:webHidden/>
              </w:rPr>
              <w:instrText xml:space="preserve"> PAGEREF _Toc8822658 \h </w:instrText>
            </w:r>
            <w:r w:rsidR="008E18F6">
              <w:rPr>
                <w:noProof/>
                <w:webHidden/>
              </w:rPr>
            </w:r>
            <w:r w:rsidR="008E18F6">
              <w:rPr>
                <w:noProof/>
                <w:webHidden/>
              </w:rPr>
              <w:fldChar w:fldCharType="separate"/>
            </w:r>
            <w:r w:rsidR="008E18F6">
              <w:rPr>
                <w:noProof/>
                <w:webHidden/>
              </w:rPr>
              <w:t>23</w:t>
            </w:r>
            <w:r w:rsidR="008E18F6">
              <w:rPr>
                <w:noProof/>
                <w:webHidden/>
              </w:rPr>
              <w:fldChar w:fldCharType="end"/>
            </w:r>
          </w:hyperlink>
        </w:p>
        <w:p w14:paraId="6B99F568"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59" w:history="1">
            <w:r w:rsidR="008E18F6" w:rsidRPr="00627FDC">
              <w:rPr>
                <w:rStyle w:val="Hyperlink"/>
                <w:rFonts w:eastAsia="MS PGothic"/>
                <w:noProof/>
              </w:rPr>
              <w:t>4.1.4. Variables</w:t>
            </w:r>
            <w:r w:rsidR="008E18F6">
              <w:rPr>
                <w:noProof/>
                <w:webHidden/>
              </w:rPr>
              <w:tab/>
            </w:r>
            <w:r w:rsidR="008E18F6">
              <w:rPr>
                <w:noProof/>
                <w:webHidden/>
              </w:rPr>
              <w:fldChar w:fldCharType="begin"/>
            </w:r>
            <w:r w:rsidR="008E18F6">
              <w:rPr>
                <w:noProof/>
                <w:webHidden/>
              </w:rPr>
              <w:instrText xml:space="preserve"> PAGEREF _Toc8822659 \h </w:instrText>
            </w:r>
            <w:r w:rsidR="008E18F6">
              <w:rPr>
                <w:noProof/>
                <w:webHidden/>
              </w:rPr>
            </w:r>
            <w:r w:rsidR="008E18F6">
              <w:rPr>
                <w:noProof/>
                <w:webHidden/>
              </w:rPr>
              <w:fldChar w:fldCharType="separate"/>
            </w:r>
            <w:r w:rsidR="008E18F6">
              <w:rPr>
                <w:noProof/>
                <w:webHidden/>
              </w:rPr>
              <w:t>23</w:t>
            </w:r>
            <w:r w:rsidR="008E18F6">
              <w:rPr>
                <w:noProof/>
                <w:webHidden/>
              </w:rPr>
              <w:fldChar w:fldCharType="end"/>
            </w:r>
          </w:hyperlink>
        </w:p>
        <w:p w14:paraId="0C68981D"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60" w:history="1">
            <w:r w:rsidR="008E18F6" w:rsidRPr="00627FDC">
              <w:rPr>
                <w:rStyle w:val="Hyperlink"/>
                <w:rFonts w:eastAsia="MS PGothic"/>
                <w:noProof/>
              </w:rPr>
              <w:t>4.1.5. Blocks</w:t>
            </w:r>
            <w:r w:rsidR="008E18F6">
              <w:rPr>
                <w:noProof/>
                <w:webHidden/>
              </w:rPr>
              <w:tab/>
            </w:r>
            <w:r w:rsidR="008E18F6">
              <w:rPr>
                <w:noProof/>
                <w:webHidden/>
              </w:rPr>
              <w:fldChar w:fldCharType="begin"/>
            </w:r>
            <w:r w:rsidR="008E18F6">
              <w:rPr>
                <w:noProof/>
                <w:webHidden/>
              </w:rPr>
              <w:instrText xml:space="preserve"> PAGEREF _Toc8822660 \h </w:instrText>
            </w:r>
            <w:r w:rsidR="008E18F6">
              <w:rPr>
                <w:noProof/>
                <w:webHidden/>
              </w:rPr>
            </w:r>
            <w:r w:rsidR="008E18F6">
              <w:rPr>
                <w:noProof/>
                <w:webHidden/>
              </w:rPr>
              <w:fldChar w:fldCharType="separate"/>
            </w:r>
            <w:r w:rsidR="008E18F6">
              <w:rPr>
                <w:noProof/>
                <w:webHidden/>
              </w:rPr>
              <w:t>23</w:t>
            </w:r>
            <w:r w:rsidR="008E18F6">
              <w:rPr>
                <w:noProof/>
                <w:webHidden/>
              </w:rPr>
              <w:fldChar w:fldCharType="end"/>
            </w:r>
          </w:hyperlink>
        </w:p>
        <w:p w14:paraId="23A03CD2"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61" w:history="1">
            <w:r w:rsidR="008E18F6" w:rsidRPr="00627FDC">
              <w:rPr>
                <w:rStyle w:val="Hyperlink"/>
                <w:rFonts w:eastAsia="MS PGothic"/>
                <w:noProof/>
              </w:rPr>
              <w:t>4.1.6. Bilingualism</w:t>
            </w:r>
            <w:r w:rsidR="008E18F6">
              <w:rPr>
                <w:noProof/>
                <w:webHidden/>
              </w:rPr>
              <w:tab/>
            </w:r>
            <w:r w:rsidR="008E18F6">
              <w:rPr>
                <w:noProof/>
                <w:webHidden/>
              </w:rPr>
              <w:fldChar w:fldCharType="begin"/>
            </w:r>
            <w:r w:rsidR="008E18F6">
              <w:rPr>
                <w:noProof/>
                <w:webHidden/>
              </w:rPr>
              <w:instrText xml:space="preserve"> PAGEREF _Toc8822661 \h </w:instrText>
            </w:r>
            <w:r w:rsidR="008E18F6">
              <w:rPr>
                <w:noProof/>
                <w:webHidden/>
              </w:rPr>
            </w:r>
            <w:r w:rsidR="008E18F6">
              <w:rPr>
                <w:noProof/>
                <w:webHidden/>
              </w:rPr>
              <w:fldChar w:fldCharType="separate"/>
            </w:r>
            <w:r w:rsidR="008E18F6">
              <w:rPr>
                <w:noProof/>
                <w:webHidden/>
              </w:rPr>
              <w:t>24</w:t>
            </w:r>
            <w:r w:rsidR="008E18F6">
              <w:rPr>
                <w:noProof/>
                <w:webHidden/>
              </w:rPr>
              <w:fldChar w:fldCharType="end"/>
            </w:r>
          </w:hyperlink>
        </w:p>
        <w:p w14:paraId="554A052D" w14:textId="77777777" w:rsidR="008E18F6" w:rsidRDefault="003B3BF0">
          <w:pPr>
            <w:pStyle w:val="TOC2"/>
            <w:tabs>
              <w:tab w:val="right" w:leader="dot" w:pos="9962"/>
            </w:tabs>
            <w:rPr>
              <w:rFonts w:asciiTheme="minorHAnsi" w:eastAsiaTheme="minorEastAsia" w:hAnsiTheme="minorHAnsi" w:cstheme="minorBidi"/>
              <w:noProof/>
              <w:sz w:val="22"/>
              <w:lang w:val="en-CA" w:eastAsia="en-CA"/>
            </w:rPr>
          </w:pPr>
          <w:hyperlink w:anchor="_Toc8822662" w:history="1">
            <w:r w:rsidR="008E18F6" w:rsidRPr="00627FDC">
              <w:rPr>
                <w:rStyle w:val="Hyperlink"/>
                <w:rFonts w:eastAsia="MS PGothic"/>
                <w:noProof/>
              </w:rPr>
              <w:t>4.2. Techniques for Data Sources</w:t>
            </w:r>
            <w:r w:rsidR="008E18F6">
              <w:rPr>
                <w:noProof/>
                <w:webHidden/>
              </w:rPr>
              <w:tab/>
            </w:r>
            <w:r w:rsidR="008E18F6">
              <w:rPr>
                <w:noProof/>
                <w:webHidden/>
              </w:rPr>
              <w:fldChar w:fldCharType="begin"/>
            </w:r>
            <w:r w:rsidR="008E18F6">
              <w:rPr>
                <w:noProof/>
                <w:webHidden/>
              </w:rPr>
              <w:instrText xml:space="preserve"> PAGEREF _Toc8822662 \h </w:instrText>
            </w:r>
            <w:r w:rsidR="008E18F6">
              <w:rPr>
                <w:noProof/>
                <w:webHidden/>
              </w:rPr>
            </w:r>
            <w:r w:rsidR="008E18F6">
              <w:rPr>
                <w:noProof/>
                <w:webHidden/>
              </w:rPr>
              <w:fldChar w:fldCharType="separate"/>
            </w:r>
            <w:r w:rsidR="008E18F6">
              <w:rPr>
                <w:noProof/>
                <w:webHidden/>
              </w:rPr>
              <w:t>25</w:t>
            </w:r>
            <w:r w:rsidR="008E18F6">
              <w:rPr>
                <w:noProof/>
                <w:webHidden/>
              </w:rPr>
              <w:fldChar w:fldCharType="end"/>
            </w:r>
          </w:hyperlink>
        </w:p>
        <w:p w14:paraId="13B574BB"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63" w:history="1">
            <w:r w:rsidR="008E18F6" w:rsidRPr="00627FDC">
              <w:rPr>
                <w:rStyle w:val="Hyperlink"/>
                <w:rFonts w:eastAsia="MS PGothic"/>
                <w:noProof/>
              </w:rPr>
              <w:t>4.2.1. Purging Data</w:t>
            </w:r>
            <w:r w:rsidR="008E18F6">
              <w:rPr>
                <w:noProof/>
                <w:webHidden/>
              </w:rPr>
              <w:tab/>
            </w:r>
            <w:r w:rsidR="008E18F6">
              <w:rPr>
                <w:noProof/>
                <w:webHidden/>
              </w:rPr>
              <w:fldChar w:fldCharType="begin"/>
            </w:r>
            <w:r w:rsidR="008E18F6">
              <w:rPr>
                <w:noProof/>
                <w:webHidden/>
              </w:rPr>
              <w:instrText xml:space="preserve"> PAGEREF _Toc8822663 \h </w:instrText>
            </w:r>
            <w:r w:rsidR="008E18F6">
              <w:rPr>
                <w:noProof/>
                <w:webHidden/>
              </w:rPr>
            </w:r>
            <w:r w:rsidR="008E18F6">
              <w:rPr>
                <w:noProof/>
                <w:webHidden/>
              </w:rPr>
              <w:fldChar w:fldCharType="separate"/>
            </w:r>
            <w:r w:rsidR="008E18F6">
              <w:rPr>
                <w:noProof/>
                <w:webHidden/>
              </w:rPr>
              <w:t>25</w:t>
            </w:r>
            <w:r w:rsidR="008E18F6">
              <w:rPr>
                <w:noProof/>
                <w:webHidden/>
              </w:rPr>
              <w:fldChar w:fldCharType="end"/>
            </w:r>
          </w:hyperlink>
        </w:p>
        <w:p w14:paraId="334BD432"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64" w:history="1">
            <w:r w:rsidR="008E18F6" w:rsidRPr="00627FDC">
              <w:rPr>
                <w:rStyle w:val="Hyperlink"/>
                <w:rFonts w:eastAsia="MS PGothic"/>
                <w:noProof/>
                <w:lang w:val="en-CA"/>
              </w:rPr>
              <w:t xml:space="preserve">4.2.2. </w:t>
            </w:r>
            <w:r w:rsidR="008E18F6" w:rsidRPr="00627FDC">
              <w:rPr>
                <w:rStyle w:val="Hyperlink"/>
                <w:rFonts w:eastAsia="MS PGothic"/>
                <w:noProof/>
              </w:rPr>
              <w:t>Type of Data Sources</w:t>
            </w:r>
            <w:r w:rsidR="008E18F6">
              <w:rPr>
                <w:noProof/>
                <w:webHidden/>
              </w:rPr>
              <w:tab/>
            </w:r>
            <w:r w:rsidR="008E18F6">
              <w:rPr>
                <w:noProof/>
                <w:webHidden/>
              </w:rPr>
              <w:fldChar w:fldCharType="begin"/>
            </w:r>
            <w:r w:rsidR="008E18F6">
              <w:rPr>
                <w:noProof/>
                <w:webHidden/>
              </w:rPr>
              <w:instrText xml:space="preserve"> PAGEREF _Toc8822664 \h </w:instrText>
            </w:r>
            <w:r w:rsidR="008E18F6">
              <w:rPr>
                <w:noProof/>
                <w:webHidden/>
              </w:rPr>
            </w:r>
            <w:r w:rsidR="008E18F6">
              <w:rPr>
                <w:noProof/>
                <w:webHidden/>
              </w:rPr>
              <w:fldChar w:fldCharType="separate"/>
            </w:r>
            <w:r w:rsidR="008E18F6">
              <w:rPr>
                <w:noProof/>
                <w:webHidden/>
              </w:rPr>
              <w:t>25</w:t>
            </w:r>
            <w:r w:rsidR="008E18F6">
              <w:rPr>
                <w:noProof/>
                <w:webHidden/>
              </w:rPr>
              <w:fldChar w:fldCharType="end"/>
            </w:r>
          </w:hyperlink>
        </w:p>
        <w:p w14:paraId="7F1846B8"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65" w:history="1">
            <w:r w:rsidR="008E18F6" w:rsidRPr="00627FDC">
              <w:rPr>
                <w:rStyle w:val="Hyperlink"/>
                <w:rFonts w:eastAsia="MS PGothic"/>
                <w:noProof/>
              </w:rPr>
              <w:t>4.2.3. BEx Queries Specifics</w:t>
            </w:r>
            <w:r w:rsidR="008E18F6">
              <w:rPr>
                <w:noProof/>
                <w:webHidden/>
              </w:rPr>
              <w:tab/>
            </w:r>
            <w:r w:rsidR="008E18F6">
              <w:rPr>
                <w:noProof/>
                <w:webHidden/>
              </w:rPr>
              <w:fldChar w:fldCharType="begin"/>
            </w:r>
            <w:r w:rsidR="008E18F6">
              <w:rPr>
                <w:noProof/>
                <w:webHidden/>
              </w:rPr>
              <w:instrText xml:space="preserve"> PAGEREF _Toc8822665 \h </w:instrText>
            </w:r>
            <w:r w:rsidR="008E18F6">
              <w:rPr>
                <w:noProof/>
                <w:webHidden/>
              </w:rPr>
            </w:r>
            <w:r w:rsidR="008E18F6">
              <w:rPr>
                <w:noProof/>
                <w:webHidden/>
              </w:rPr>
              <w:fldChar w:fldCharType="separate"/>
            </w:r>
            <w:r w:rsidR="008E18F6">
              <w:rPr>
                <w:noProof/>
                <w:webHidden/>
              </w:rPr>
              <w:t>25</w:t>
            </w:r>
            <w:r w:rsidR="008E18F6">
              <w:rPr>
                <w:noProof/>
                <w:webHidden/>
              </w:rPr>
              <w:fldChar w:fldCharType="end"/>
            </w:r>
          </w:hyperlink>
        </w:p>
        <w:p w14:paraId="615E08C3"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66" w:history="1">
            <w:r w:rsidR="008E18F6" w:rsidRPr="00627FDC">
              <w:rPr>
                <w:rStyle w:val="Hyperlink"/>
                <w:rFonts w:eastAsia="MS PGothic"/>
                <w:noProof/>
              </w:rPr>
              <w:t>4.2.4. Performance Tuning</w:t>
            </w:r>
            <w:r w:rsidR="008E18F6">
              <w:rPr>
                <w:noProof/>
                <w:webHidden/>
              </w:rPr>
              <w:tab/>
            </w:r>
            <w:r w:rsidR="008E18F6">
              <w:rPr>
                <w:noProof/>
                <w:webHidden/>
              </w:rPr>
              <w:fldChar w:fldCharType="begin"/>
            </w:r>
            <w:r w:rsidR="008E18F6">
              <w:rPr>
                <w:noProof/>
                <w:webHidden/>
              </w:rPr>
              <w:instrText xml:space="preserve"> PAGEREF _Toc8822666 \h </w:instrText>
            </w:r>
            <w:r w:rsidR="008E18F6">
              <w:rPr>
                <w:noProof/>
                <w:webHidden/>
              </w:rPr>
            </w:r>
            <w:r w:rsidR="008E18F6">
              <w:rPr>
                <w:noProof/>
                <w:webHidden/>
              </w:rPr>
              <w:fldChar w:fldCharType="separate"/>
            </w:r>
            <w:r w:rsidR="008E18F6">
              <w:rPr>
                <w:noProof/>
                <w:webHidden/>
              </w:rPr>
              <w:t>25</w:t>
            </w:r>
            <w:r w:rsidR="008E18F6">
              <w:rPr>
                <w:noProof/>
                <w:webHidden/>
              </w:rPr>
              <w:fldChar w:fldCharType="end"/>
            </w:r>
          </w:hyperlink>
        </w:p>
        <w:p w14:paraId="6F830DDC" w14:textId="77777777" w:rsidR="008E18F6" w:rsidRDefault="003B3BF0">
          <w:pPr>
            <w:pStyle w:val="TOC2"/>
            <w:tabs>
              <w:tab w:val="right" w:leader="dot" w:pos="9962"/>
            </w:tabs>
            <w:rPr>
              <w:rFonts w:asciiTheme="minorHAnsi" w:eastAsiaTheme="minorEastAsia" w:hAnsiTheme="minorHAnsi" w:cstheme="minorBidi"/>
              <w:noProof/>
              <w:sz w:val="22"/>
              <w:lang w:val="en-CA" w:eastAsia="en-CA"/>
            </w:rPr>
          </w:pPr>
          <w:hyperlink w:anchor="_Toc8822667" w:history="1">
            <w:r w:rsidR="008E18F6" w:rsidRPr="00627FDC">
              <w:rPr>
                <w:rStyle w:val="Hyperlink"/>
                <w:rFonts w:eastAsia="MS PGothic"/>
                <w:noProof/>
              </w:rPr>
              <w:t>4.3. Techniques for Report Elements</w:t>
            </w:r>
            <w:r w:rsidR="008E18F6">
              <w:rPr>
                <w:noProof/>
                <w:webHidden/>
              </w:rPr>
              <w:tab/>
            </w:r>
            <w:r w:rsidR="008E18F6">
              <w:rPr>
                <w:noProof/>
                <w:webHidden/>
              </w:rPr>
              <w:fldChar w:fldCharType="begin"/>
            </w:r>
            <w:r w:rsidR="008E18F6">
              <w:rPr>
                <w:noProof/>
                <w:webHidden/>
              </w:rPr>
              <w:instrText xml:space="preserve"> PAGEREF _Toc8822667 \h </w:instrText>
            </w:r>
            <w:r w:rsidR="008E18F6">
              <w:rPr>
                <w:noProof/>
                <w:webHidden/>
              </w:rPr>
            </w:r>
            <w:r w:rsidR="008E18F6">
              <w:rPr>
                <w:noProof/>
                <w:webHidden/>
              </w:rPr>
              <w:fldChar w:fldCharType="separate"/>
            </w:r>
            <w:r w:rsidR="008E18F6">
              <w:rPr>
                <w:noProof/>
                <w:webHidden/>
              </w:rPr>
              <w:t>27</w:t>
            </w:r>
            <w:r w:rsidR="008E18F6">
              <w:rPr>
                <w:noProof/>
                <w:webHidden/>
              </w:rPr>
              <w:fldChar w:fldCharType="end"/>
            </w:r>
          </w:hyperlink>
        </w:p>
        <w:p w14:paraId="11B795C7"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68" w:history="1">
            <w:r w:rsidR="008E18F6" w:rsidRPr="00627FDC">
              <w:rPr>
                <w:rStyle w:val="Hyperlink"/>
                <w:rFonts w:eastAsia="MS PGothic"/>
                <w:noProof/>
              </w:rPr>
              <w:t>4.3.1. Formulas</w:t>
            </w:r>
            <w:r w:rsidR="008E18F6">
              <w:rPr>
                <w:noProof/>
                <w:webHidden/>
              </w:rPr>
              <w:tab/>
            </w:r>
            <w:r w:rsidR="008E18F6">
              <w:rPr>
                <w:noProof/>
                <w:webHidden/>
              </w:rPr>
              <w:fldChar w:fldCharType="begin"/>
            </w:r>
            <w:r w:rsidR="008E18F6">
              <w:rPr>
                <w:noProof/>
                <w:webHidden/>
              </w:rPr>
              <w:instrText xml:space="preserve"> PAGEREF _Toc8822668 \h </w:instrText>
            </w:r>
            <w:r w:rsidR="008E18F6">
              <w:rPr>
                <w:noProof/>
                <w:webHidden/>
              </w:rPr>
            </w:r>
            <w:r w:rsidR="008E18F6">
              <w:rPr>
                <w:noProof/>
                <w:webHidden/>
              </w:rPr>
              <w:fldChar w:fldCharType="separate"/>
            </w:r>
            <w:r w:rsidR="008E18F6">
              <w:rPr>
                <w:noProof/>
                <w:webHidden/>
              </w:rPr>
              <w:t>27</w:t>
            </w:r>
            <w:r w:rsidR="008E18F6">
              <w:rPr>
                <w:noProof/>
                <w:webHidden/>
              </w:rPr>
              <w:fldChar w:fldCharType="end"/>
            </w:r>
          </w:hyperlink>
        </w:p>
        <w:p w14:paraId="4AF9B9A6"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69" w:history="1">
            <w:r w:rsidR="008E18F6" w:rsidRPr="00627FDC">
              <w:rPr>
                <w:rStyle w:val="Hyperlink"/>
                <w:rFonts w:eastAsia="MS PGothic"/>
                <w:noProof/>
              </w:rPr>
              <w:t>4.3.2. Platform Integration</w:t>
            </w:r>
            <w:r w:rsidR="008E18F6">
              <w:rPr>
                <w:noProof/>
                <w:webHidden/>
              </w:rPr>
              <w:tab/>
            </w:r>
            <w:r w:rsidR="008E18F6">
              <w:rPr>
                <w:noProof/>
                <w:webHidden/>
              </w:rPr>
              <w:fldChar w:fldCharType="begin"/>
            </w:r>
            <w:r w:rsidR="008E18F6">
              <w:rPr>
                <w:noProof/>
                <w:webHidden/>
              </w:rPr>
              <w:instrText xml:space="preserve"> PAGEREF _Toc8822669 \h </w:instrText>
            </w:r>
            <w:r w:rsidR="008E18F6">
              <w:rPr>
                <w:noProof/>
                <w:webHidden/>
              </w:rPr>
            </w:r>
            <w:r w:rsidR="008E18F6">
              <w:rPr>
                <w:noProof/>
                <w:webHidden/>
              </w:rPr>
              <w:fldChar w:fldCharType="separate"/>
            </w:r>
            <w:r w:rsidR="008E18F6">
              <w:rPr>
                <w:noProof/>
                <w:webHidden/>
              </w:rPr>
              <w:t>28</w:t>
            </w:r>
            <w:r w:rsidR="008E18F6">
              <w:rPr>
                <w:noProof/>
                <w:webHidden/>
              </w:rPr>
              <w:fldChar w:fldCharType="end"/>
            </w:r>
          </w:hyperlink>
        </w:p>
        <w:p w14:paraId="695404A5" w14:textId="77777777" w:rsidR="008E18F6" w:rsidRDefault="003B3BF0">
          <w:pPr>
            <w:pStyle w:val="TOC2"/>
            <w:tabs>
              <w:tab w:val="right" w:leader="dot" w:pos="9962"/>
            </w:tabs>
            <w:rPr>
              <w:rFonts w:asciiTheme="minorHAnsi" w:eastAsiaTheme="minorEastAsia" w:hAnsiTheme="minorHAnsi" w:cstheme="minorBidi"/>
              <w:noProof/>
              <w:sz w:val="22"/>
              <w:lang w:val="en-CA" w:eastAsia="en-CA"/>
            </w:rPr>
          </w:pPr>
          <w:hyperlink w:anchor="_Toc8822670" w:history="1">
            <w:r w:rsidR="008E18F6" w:rsidRPr="00627FDC">
              <w:rPr>
                <w:rStyle w:val="Hyperlink"/>
                <w:rFonts w:eastAsia="MS PGothic"/>
                <w:noProof/>
                <w:lang w:val="en-CA"/>
              </w:rPr>
              <w:t>4.4. Ensuring Best Practices Have Been Implemented</w:t>
            </w:r>
            <w:r w:rsidR="008E18F6">
              <w:rPr>
                <w:noProof/>
                <w:webHidden/>
              </w:rPr>
              <w:tab/>
            </w:r>
            <w:r w:rsidR="008E18F6">
              <w:rPr>
                <w:noProof/>
                <w:webHidden/>
              </w:rPr>
              <w:fldChar w:fldCharType="begin"/>
            </w:r>
            <w:r w:rsidR="008E18F6">
              <w:rPr>
                <w:noProof/>
                <w:webHidden/>
              </w:rPr>
              <w:instrText xml:space="preserve"> PAGEREF _Toc8822670 \h </w:instrText>
            </w:r>
            <w:r w:rsidR="008E18F6">
              <w:rPr>
                <w:noProof/>
                <w:webHidden/>
              </w:rPr>
            </w:r>
            <w:r w:rsidR="008E18F6">
              <w:rPr>
                <w:noProof/>
                <w:webHidden/>
              </w:rPr>
              <w:fldChar w:fldCharType="separate"/>
            </w:r>
            <w:r w:rsidR="008E18F6">
              <w:rPr>
                <w:noProof/>
                <w:webHidden/>
              </w:rPr>
              <w:t>29</w:t>
            </w:r>
            <w:r w:rsidR="008E18F6">
              <w:rPr>
                <w:noProof/>
                <w:webHidden/>
              </w:rPr>
              <w:fldChar w:fldCharType="end"/>
            </w:r>
          </w:hyperlink>
        </w:p>
        <w:p w14:paraId="57432AFF" w14:textId="77777777" w:rsidR="008E18F6" w:rsidRDefault="003B3BF0">
          <w:pPr>
            <w:pStyle w:val="TOC3"/>
            <w:tabs>
              <w:tab w:val="right" w:leader="dot" w:pos="9962"/>
            </w:tabs>
            <w:rPr>
              <w:rFonts w:asciiTheme="minorHAnsi" w:eastAsiaTheme="minorEastAsia" w:hAnsiTheme="minorHAnsi" w:cstheme="minorBidi"/>
              <w:iCs w:val="0"/>
              <w:noProof/>
              <w:sz w:val="22"/>
              <w:lang w:val="en-CA" w:eastAsia="en-CA"/>
            </w:rPr>
          </w:pPr>
          <w:hyperlink w:anchor="_Toc8822671" w:history="1">
            <w:r w:rsidR="008E18F6" w:rsidRPr="00627FDC">
              <w:rPr>
                <w:rStyle w:val="Hyperlink"/>
                <w:rFonts w:eastAsia="Times"/>
                <w:noProof/>
              </w:rPr>
              <w:t>4.4.1. Best Practices Checklist</w:t>
            </w:r>
            <w:r w:rsidR="008E18F6">
              <w:rPr>
                <w:noProof/>
                <w:webHidden/>
              </w:rPr>
              <w:tab/>
            </w:r>
            <w:r w:rsidR="008E18F6">
              <w:rPr>
                <w:noProof/>
                <w:webHidden/>
              </w:rPr>
              <w:fldChar w:fldCharType="begin"/>
            </w:r>
            <w:r w:rsidR="008E18F6">
              <w:rPr>
                <w:noProof/>
                <w:webHidden/>
              </w:rPr>
              <w:instrText xml:space="preserve"> PAGEREF _Toc8822671 \h </w:instrText>
            </w:r>
            <w:r w:rsidR="008E18F6">
              <w:rPr>
                <w:noProof/>
                <w:webHidden/>
              </w:rPr>
            </w:r>
            <w:r w:rsidR="008E18F6">
              <w:rPr>
                <w:noProof/>
                <w:webHidden/>
              </w:rPr>
              <w:fldChar w:fldCharType="separate"/>
            </w:r>
            <w:r w:rsidR="008E18F6">
              <w:rPr>
                <w:noProof/>
                <w:webHidden/>
              </w:rPr>
              <w:t>29</w:t>
            </w:r>
            <w:r w:rsidR="008E18F6">
              <w:rPr>
                <w:noProof/>
                <w:webHidden/>
              </w:rPr>
              <w:fldChar w:fldCharType="end"/>
            </w:r>
          </w:hyperlink>
        </w:p>
        <w:p w14:paraId="46D5588B" w14:textId="77777777" w:rsidR="008E18F6" w:rsidRDefault="003B3BF0">
          <w:pPr>
            <w:pStyle w:val="TOC1"/>
            <w:rPr>
              <w:rFonts w:asciiTheme="minorHAnsi" w:eastAsiaTheme="minorEastAsia" w:hAnsiTheme="minorHAnsi" w:cstheme="minorBidi"/>
              <w:b w:val="0"/>
              <w:bCs w:val="0"/>
              <w:color w:val="auto"/>
              <w:sz w:val="22"/>
              <w:szCs w:val="22"/>
              <w:lang w:val="en-CA" w:eastAsia="en-CA"/>
            </w:rPr>
          </w:pPr>
          <w:hyperlink w:anchor="_Toc8822672" w:history="1">
            <w:r w:rsidR="008E18F6" w:rsidRPr="00627FDC">
              <w:rPr>
                <w:rStyle w:val="Hyperlink"/>
                <w:rFonts w:eastAsia="MS PGothic"/>
              </w:rPr>
              <w:t>Appendix – References</w:t>
            </w:r>
            <w:r w:rsidR="008E18F6">
              <w:rPr>
                <w:webHidden/>
              </w:rPr>
              <w:tab/>
            </w:r>
            <w:r w:rsidR="008E18F6">
              <w:rPr>
                <w:webHidden/>
              </w:rPr>
              <w:fldChar w:fldCharType="begin"/>
            </w:r>
            <w:r w:rsidR="008E18F6">
              <w:rPr>
                <w:webHidden/>
              </w:rPr>
              <w:instrText xml:space="preserve"> PAGEREF _Toc8822672 \h </w:instrText>
            </w:r>
            <w:r w:rsidR="008E18F6">
              <w:rPr>
                <w:webHidden/>
              </w:rPr>
            </w:r>
            <w:r w:rsidR="008E18F6">
              <w:rPr>
                <w:webHidden/>
              </w:rPr>
              <w:fldChar w:fldCharType="separate"/>
            </w:r>
            <w:r w:rsidR="008E18F6">
              <w:rPr>
                <w:webHidden/>
              </w:rPr>
              <w:t>30</w:t>
            </w:r>
            <w:r w:rsidR="008E18F6">
              <w:rPr>
                <w:webHidden/>
              </w:rPr>
              <w:fldChar w:fldCharType="end"/>
            </w:r>
          </w:hyperlink>
        </w:p>
        <w:p w14:paraId="01B2B985" w14:textId="77777777" w:rsidR="00F6327F" w:rsidRDefault="00F6327F">
          <w:r>
            <w:rPr>
              <w:b/>
              <w:bCs/>
              <w:noProof/>
            </w:rPr>
            <w:fldChar w:fldCharType="end"/>
          </w:r>
        </w:p>
      </w:sdtContent>
    </w:sdt>
    <w:p w14:paraId="4083E1CF" w14:textId="77777777" w:rsidR="002514E1" w:rsidRDefault="002514E1">
      <w:pPr>
        <w:spacing w:after="0" w:line="240" w:lineRule="auto"/>
        <w:rPr>
          <w:b/>
          <w:bCs/>
          <w:color w:val="2A2B29"/>
          <w:sz w:val="36"/>
          <w:szCs w:val="36"/>
        </w:rPr>
      </w:pPr>
      <w:r>
        <w:br w:type="page"/>
      </w:r>
    </w:p>
    <w:p w14:paraId="1E7A8869" w14:textId="77777777" w:rsidR="00F6327F" w:rsidRDefault="002514E1" w:rsidP="00F6327F">
      <w:pPr>
        <w:pStyle w:val="Heading1"/>
        <w:numPr>
          <w:ilvl w:val="0"/>
          <w:numId w:val="24"/>
        </w:numPr>
      </w:pPr>
      <w:bookmarkStart w:id="13" w:name="_Toc8822640"/>
      <w:r>
        <w:lastRenderedPageBreak/>
        <w:t>Introduction</w:t>
      </w:r>
      <w:bookmarkEnd w:id="13"/>
      <w:r>
        <w:t xml:space="preserve"> </w:t>
      </w:r>
    </w:p>
    <w:p w14:paraId="5DCFF631" w14:textId="77777777" w:rsidR="00F6327F" w:rsidRPr="00F6327F" w:rsidRDefault="00F6327F" w:rsidP="00F6327F"/>
    <w:p w14:paraId="0E248BAC" w14:textId="77777777" w:rsidR="002514E1" w:rsidRPr="00F6327F" w:rsidRDefault="002514E1" w:rsidP="00F6327F">
      <w:pPr>
        <w:ind w:left="360" w:firstLine="360"/>
        <w:rPr>
          <w:rFonts w:cs="Arial"/>
          <w:sz w:val="22"/>
        </w:rPr>
      </w:pPr>
      <w:r w:rsidRPr="00F6327F">
        <w:rPr>
          <w:rFonts w:cs="Arial"/>
          <w:sz w:val="22"/>
        </w:rPr>
        <w:t>This document is intended to provide tips and guidance for the design of effective Business Objects Web Intelligence reports within DND as well as technical best practices and naming conventions. It focuses on the effective design of tables and graphs as they are the common structures composing reports and dashboards. It also provides technical best practices for authors.</w:t>
      </w:r>
    </w:p>
    <w:p w14:paraId="2B0EFF1B" w14:textId="77777777" w:rsidR="002514E1" w:rsidRDefault="002514E1" w:rsidP="00F6327F">
      <w:pPr>
        <w:ind w:left="360" w:firstLine="360"/>
        <w:rPr>
          <w:rFonts w:cs="Arial"/>
          <w:sz w:val="22"/>
        </w:rPr>
      </w:pPr>
      <w:r w:rsidRPr="00F6327F">
        <w:rPr>
          <w:rFonts w:cs="Arial"/>
          <w:sz w:val="22"/>
        </w:rPr>
        <w:t>Using this guide and respecting its guidelines will help users create well designed, easy to maintain, efficient and performant reports that convey information in a clear and compelling manner, in order to foster adoption.</w:t>
      </w:r>
    </w:p>
    <w:p w14:paraId="795D7C6E" w14:textId="77777777" w:rsidR="00F6327F" w:rsidRPr="00F6327F" w:rsidRDefault="00F6327F" w:rsidP="002514E1">
      <w:pPr>
        <w:ind w:left="360"/>
        <w:rPr>
          <w:rFonts w:cs="Arial"/>
          <w:sz w:val="22"/>
        </w:rPr>
      </w:pPr>
      <w:r w:rsidRPr="00F6327F">
        <w:rPr>
          <w:rFonts w:ascii="Calibri" w:eastAsia="Times" w:hAnsi="Calibri" w:cs="Arial"/>
          <w:noProof/>
          <w:sz w:val="24"/>
          <w:lang w:val="en-CA" w:eastAsia="en-CA"/>
        </w:rPr>
        <w:drawing>
          <wp:inline distT="0" distB="0" distL="0" distR="0" wp14:anchorId="430EB417" wp14:editId="3B44F541">
            <wp:extent cx="6020789" cy="1104405"/>
            <wp:effectExtent l="19050" t="0" r="37465" b="0"/>
            <wp:docPr id="112" name="Diagram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27B8F0F" w14:textId="77777777" w:rsidR="00F6327F" w:rsidRDefault="00F6327F" w:rsidP="00F6327F">
      <w:pPr>
        <w:ind w:left="360" w:firstLine="360"/>
        <w:rPr>
          <w:sz w:val="22"/>
        </w:rPr>
      </w:pPr>
      <w:r w:rsidRPr="00F6327F">
        <w:rPr>
          <w:sz w:val="22"/>
        </w:rPr>
        <w:t xml:space="preserve">SAP </w:t>
      </w:r>
      <w:proofErr w:type="spellStart"/>
      <w:r w:rsidRPr="00F6327F">
        <w:rPr>
          <w:sz w:val="22"/>
        </w:rPr>
        <w:t>BusinessObjects</w:t>
      </w:r>
      <w:proofErr w:type="spellEnd"/>
      <w:r w:rsidRPr="00F6327F">
        <w:rPr>
          <w:sz w:val="22"/>
        </w:rPr>
        <w:t xml:space="preserve"> Web Intelligence (</w:t>
      </w:r>
      <w:proofErr w:type="spellStart"/>
      <w:r w:rsidRPr="00F6327F">
        <w:rPr>
          <w:sz w:val="22"/>
        </w:rPr>
        <w:t>WebI</w:t>
      </w:r>
      <w:proofErr w:type="spellEnd"/>
      <w:r w:rsidRPr="00F6327F">
        <w:rPr>
          <w:sz w:val="22"/>
        </w:rPr>
        <w:t xml:space="preserve">) is a self-service tool and a component of the SAP </w:t>
      </w:r>
      <w:proofErr w:type="spellStart"/>
      <w:r w:rsidRPr="00F6327F">
        <w:rPr>
          <w:sz w:val="22"/>
        </w:rPr>
        <w:t>BusinessObjects</w:t>
      </w:r>
      <w:proofErr w:type="spellEnd"/>
      <w:r w:rsidRPr="00F6327F">
        <w:rPr>
          <w:sz w:val="22"/>
        </w:rPr>
        <w:t xml:space="preserve"> Business Intelligence Platform. It is used to access and share data with others and allows authors to create interactive analysis, standards reports &amp; advanced visualizations or to merge data from different data sources into a single report.</w:t>
      </w:r>
    </w:p>
    <w:p w14:paraId="292BF91C" w14:textId="77777777" w:rsidR="00F6327F" w:rsidRDefault="00F6327F">
      <w:pPr>
        <w:spacing w:after="0" w:line="240" w:lineRule="auto"/>
        <w:rPr>
          <w:sz w:val="22"/>
        </w:rPr>
      </w:pPr>
      <w:r>
        <w:rPr>
          <w:sz w:val="22"/>
        </w:rPr>
        <w:br w:type="page"/>
      </w:r>
    </w:p>
    <w:p w14:paraId="170065AA" w14:textId="77777777" w:rsidR="00F6327F" w:rsidRDefault="00F6327F" w:rsidP="00F6327F">
      <w:pPr>
        <w:pStyle w:val="Heading1"/>
        <w:numPr>
          <w:ilvl w:val="0"/>
          <w:numId w:val="24"/>
        </w:numPr>
      </w:pPr>
      <w:bookmarkStart w:id="14" w:name="_Toc8822641"/>
      <w:r>
        <w:lastRenderedPageBreak/>
        <w:t>Good Report Design Principles</w:t>
      </w:r>
      <w:bookmarkEnd w:id="14"/>
      <w:r>
        <w:t xml:space="preserve"> </w:t>
      </w:r>
    </w:p>
    <w:p w14:paraId="0548F0F8" w14:textId="77777777" w:rsidR="00F6327F" w:rsidRPr="00F6327F" w:rsidRDefault="00F6327F" w:rsidP="00F6327F"/>
    <w:p w14:paraId="5A511523" w14:textId="77777777" w:rsidR="00F6327F" w:rsidRDefault="00F6327F" w:rsidP="00F6327F">
      <w:pPr>
        <w:pStyle w:val="Heading2"/>
        <w:numPr>
          <w:ilvl w:val="1"/>
          <w:numId w:val="24"/>
        </w:numPr>
      </w:pPr>
      <w:bookmarkStart w:id="15" w:name="_Toc8822642"/>
      <w:r>
        <w:t>SUCCESS Formula from IBCS Standards</w:t>
      </w:r>
      <w:bookmarkEnd w:id="15"/>
    </w:p>
    <w:p w14:paraId="73A4BEA5" w14:textId="77777777" w:rsidR="00F6327F" w:rsidRPr="0055469D" w:rsidRDefault="00F6327F" w:rsidP="00F6327F">
      <w:pPr>
        <w:pStyle w:val="NormalWeb"/>
        <w:textAlignment w:val="top"/>
        <w:rPr>
          <w:rFonts w:ascii="Arial" w:hAnsi="Arial" w:cs="Arial"/>
          <w:i/>
          <w:sz w:val="20"/>
          <w:lang w:val="en-US"/>
        </w:rPr>
      </w:pPr>
      <w:r w:rsidRPr="00F6327F">
        <w:rPr>
          <w:rStyle w:val="Strong"/>
          <w:rFonts w:ascii="Arial" w:eastAsia="Times" w:hAnsi="Arial"/>
          <w:color w:val="FF0000"/>
          <w:lang w:val="en-US"/>
        </w:rPr>
        <w:t>S</w:t>
      </w:r>
      <w:r>
        <w:rPr>
          <w:rStyle w:val="Strong"/>
          <w:rFonts w:ascii="Arial" w:eastAsia="Times" w:hAnsi="Arial"/>
          <w:color w:val="FF6600"/>
          <w:lang w:val="en-US"/>
        </w:rPr>
        <w:t> </w:t>
      </w:r>
      <w:r>
        <w:rPr>
          <w:rStyle w:val="Strong"/>
          <w:rFonts w:ascii="Arial" w:eastAsia="Times" w:hAnsi="Arial"/>
          <w:color w:val="000000"/>
          <w:lang w:val="en-US"/>
        </w:rPr>
        <w:t>AY</w:t>
      </w:r>
      <w:r>
        <w:rPr>
          <w:rFonts w:ascii="Arial" w:hAnsi="Arial" w:cs="Arial"/>
          <w:lang w:val="en-US"/>
        </w:rPr>
        <w:t xml:space="preserve">  </w:t>
      </w:r>
      <w:r>
        <w:rPr>
          <w:rFonts w:ascii="Arial" w:hAnsi="Arial" w:cs="Arial"/>
          <w:lang w:val="en-US"/>
        </w:rPr>
        <w:tab/>
      </w:r>
      <w:r>
        <w:rPr>
          <w:rFonts w:ascii="Arial" w:hAnsi="Arial" w:cs="Arial"/>
          <w:lang w:val="en-US"/>
        </w:rPr>
        <w:tab/>
      </w:r>
      <w:r>
        <w:rPr>
          <w:rFonts w:ascii="Arial" w:hAnsi="Arial" w:cs="Arial"/>
          <w:lang w:val="en-US"/>
        </w:rPr>
        <w:tab/>
      </w:r>
      <w:r w:rsidRPr="0055469D">
        <w:t>Convey a message</w:t>
      </w:r>
      <w:r>
        <w:rPr>
          <w:rFonts w:ascii="Arial" w:hAnsi="Arial" w:cs="Arial"/>
          <w:color w:val="0000FF"/>
          <w:u w:val="single"/>
          <w:lang w:val="en-US"/>
        </w:rPr>
        <w:br/>
      </w:r>
      <w:r>
        <w:rPr>
          <w:rFonts w:ascii="Arial" w:hAnsi="Arial" w:cs="Arial"/>
          <w:i/>
          <w:sz w:val="20"/>
          <w:lang w:val="en-US"/>
        </w:rPr>
        <w:br/>
      </w:r>
      <w:r w:rsidRPr="0055469D">
        <w:rPr>
          <w:rFonts w:ascii="Arial" w:hAnsi="Arial" w:cs="Arial"/>
          <w:i/>
          <w:sz w:val="20"/>
          <w:lang w:val="en-US"/>
        </w:rPr>
        <w:t>Messages in reports and presentations can detect, evaluate, explain, warn, complain, threaten, excuse, suggest, or recommend something interesting. Make sure to deliver these messages in a complete sentence in order to be understood.</w:t>
      </w:r>
      <w:r>
        <w:rPr>
          <w:rFonts w:ascii="Arial" w:hAnsi="Arial" w:cs="Arial"/>
          <w:i/>
          <w:sz w:val="20"/>
          <w:lang w:val="en-US"/>
        </w:rPr>
        <w:t xml:space="preserve"> Message should be</w:t>
      </w:r>
      <w:r w:rsidRPr="0055469D">
        <w:rPr>
          <w:rFonts w:ascii="Arial" w:hAnsi="Arial" w:cs="Arial"/>
          <w:i/>
          <w:sz w:val="20"/>
          <w:lang w:val="en-US"/>
        </w:rPr>
        <w:t xml:space="preserve"> formulated as precisely as possible.</w:t>
      </w:r>
      <w:r>
        <w:rPr>
          <w:rFonts w:ascii="Arial" w:hAnsi="Arial" w:cs="Arial"/>
          <w:i/>
          <w:sz w:val="20"/>
          <w:lang w:val="en-US"/>
        </w:rPr>
        <w:t xml:space="preserve"> </w:t>
      </w:r>
      <w:r>
        <w:rPr>
          <w:rFonts w:ascii="Arial" w:hAnsi="Arial" w:cs="Arial"/>
          <w:i/>
          <w:sz w:val="20"/>
          <w:lang w:val="en-US"/>
        </w:rPr>
        <w:br/>
      </w:r>
      <w:r w:rsidRPr="0055469D">
        <w:rPr>
          <w:rFonts w:ascii="Arial" w:hAnsi="Arial" w:cs="Arial"/>
          <w:i/>
          <w:sz w:val="20"/>
          <w:lang w:val="en-US"/>
        </w:rPr>
        <w:t>Explaining the reasons for a detection (explanation) or even deriving a suggestion on how to solve the problem or at least on how to further proceed can add value.</w:t>
      </w:r>
    </w:p>
    <w:p w14:paraId="1232C577" w14:textId="77777777" w:rsidR="00F6327F" w:rsidRPr="0055469D" w:rsidRDefault="00F6327F" w:rsidP="00F6327F">
      <w:pPr>
        <w:pStyle w:val="NormalWeb"/>
        <w:textAlignment w:val="top"/>
        <w:rPr>
          <w:rFonts w:ascii="Arial" w:hAnsi="Arial" w:cs="Arial"/>
          <w:i/>
          <w:sz w:val="20"/>
          <w:lang w:val="en-US"/>
        </w:rPr>
      </w:pPr>
      <w:r w:rsidRPr="00F6327F">
        <w:rPr>
          <w:rStyle w:val="Strong"/>
          <w:rFonts w:ascii="Arial" w:eastAsia="Times" w:hAnsi="Arial"/>
          <w:color w:val="FF0000"/>
          <w:lang w:val="en-US"/>
        </w:rPr>
        <w:t>U</w:t>
      </w:r>
      <w:r>
        <w:rPr>
          <w:rStyle w:val="Strong"/>
          <w:rFonts w:ascii="Arial" w:eastAsia="Times" w:hAnsi="Arial"/>
          <w:color w:val="FF6600"/>
          <w:lang w:val="en-US"/>
        </w:rPr>
        <w:t> </w:t>
      </w:r>
      <w:r>
        <w:rPr>
          <w:rStyle w:val="Strong"/>
          <w:rFonts w:ascii="Arial" w:eastAsia="Times" w:hAnsi="Arial"/>
          <w:lang w:val="en-US"/>
        </w:rPr>
        <w:t>NIFY</w:t>
      </w:r>
      <w:r>
        <w:rPr>
          <w:rFonts w:ascii="Arial" w:hAnsi="Arial" w:cs="Arial"/>
          <w:lang w:val="en-US"/>
        </w:rPr>
        <w:t xml:space="preserve">  </w:t>
      </w:r>
      <w:r>
        <w:rPr>
          <w:rFonts w:ascii="Arial" w:hAnsi="Arial" w:cs="Arial"/>
          <w:lang w:val="en-US"/>
        </w:rPr>
        <w:tab/>
      </w:r>
      <w:r>
        <w:rPr>
          <w:rFonts w:ascii="Arial" w:hAnsi="Arial" w:cs="Arial"/>
          <w:lang w:val="en-US"/>
        </w:rPr>
        <w:tab/>
      </w:r>
      <w:r w:rsidRPr="0055469D">
        <w:t>Apply semantic notation</w:t>
      </w:r>
      <w:r>
        <w:rPr>
          <w:rFonts w:ascii="Arial" w:hAnsi="Arial" w:cs="Arial"/>
          <w:color w:val="0000FF"/>
          <w:u w:val="single"/>
          <w:lang w:val="en-US"/>
        </w:rPr>
        <w:br/>
      </w:r>
      <w:r>
        <w:rPr>
          <w:rFonts w:ascii="Arial" w:hAnsi="Arial" w:cs="Arial"/>
          <w:lang w:val="en-US"/>
        </w:rPr>
        <w:br/>
      </w:r>
      <w:r w:rsidRPr="0055469D">
        <w:rPr>
          <w:rFonts w:ascii="Arial" w:hAnsi="Arial" w:cs="Arial"/>
          <w:i/>
          <w:sz w:val="20"/>
          <w:lang w:val="en-US"/>
        </w:rPr>
        <w:t xml:space="preserve">In order to facilitate reading, unify and standardize terminology, descriptions, dimensions measures scaling and abbreviations. </w:t>
      </w:r>
    </w:p>
    <w:p w14:paraId="40CE3415" w14:textId="77777777" w:rsidR="00F6327F" w:rsidRPr="0055469D" w:rsidRDefault="00F6327F" w:rsidP="00F6327F">
      <w:pPr>
        <w:pStyle w:val="NormalWeb"/>
        <w:textAlignment w:val="top"/>
        <w:rPr>
          <w:rFonts w:ascii="Arial" w:hAnsi="Arial" w:cs="Arial"/>
          <w:i/>
          <w:sz w:val="20"/>
          <w:lang w:val="en-US"/>
        </w:rPr>
      </w:pPr>
      <w:r w:rsidRPr="00F6327F">
        <w:rPr>
          <w:rStyle w:val="Strong"/>
          <w:rFonts w:ascii="Arial" w:eastAsia="Times" w:hAnsi="Arial"/>
          <w:color w:val="FF0000"/>
          <w:lang w:val="en-US"/>
        </w:rPr>
        <w:t>C</w:t>
      </w:r>
      <w:r>
        <w:rPr>
          <w:rStyle w:val="Strong"/>
          <w:rFonts w:ascii="Arial" w:eastAsia="Times" w:hAnsi="Arial"/>
          <w:color w:val="FF6600"/>
          <w:lang w:val="en-US"/>
        </w:rPr>
        <w:t> </w:t>
      </w:r>
      <w:r>
        <w:rPr>
          <w:rStyle w:val="Strong"/>
          <w:rFonts w:ascii="Arial" w:eastAsia="Times" w:hAnsi="Arial"/>
          <w:lang w:val="en-US"/>
        </w:rPr>
        <w:t>ONDENSE</w:t>
      </w:r>
      <w:r>
        <w:rPr>
          <w:rFonts w:ascii="Arial" w:hAnsi="Arial" w:cs="Arial"/>
          <w:lang w:val="en-US"/>
        </w:rPr>
        <w:t xml:space="preserve">  </w:t>
      </w:r>
      <w:r>
        <w:rPr>
          <w:rFonts w:ascii="Arial" w:hAnsi="Arial" w:cs="Arial"/>
          <w:lang w:val="en-US"/>
        </w:rPr>
        <w:tab/>
      </w:r>
      <w:r w:rsidRPr="0055469D">
        <w:t>Increase information density</w:t>
      </w:r>
      <w:r>
        <w:rPr>
          <w:rFonts w:ascii="Arial" w:hAnsi="Arial" w:cs="Arial"/>
          <w:color w:val="0000FF"/>
          <w:u w:val="single"/>
          <w:lang w:val="en-US"/>
        </w:rPr>
        <w:br/>
      </w:r>
      <w:r>
        <w:rPr>
          <w:rFonts w:ascii="Arial" w:hAnsi="Arial" w:cs="Arial"/>
          <w:i/>
          <w:sz w:val="20"/>
          <w:lang w:val="en-US"/>
        </w:rPr>
        <w:br/>
      </w:r>
      <w:r w:rsidRPr="0055469D">
        <w:rPr>
          <w:rFonts w:ascii="Arial" w:hAnsi="Arial" w:cs="Arial"/>
          <w:i/>
          <w:sz w:val="20"/>
          <w:lang w:val="en-US"/>
        </w:rPr>
        <w:t>Intent to present most of the information in one page by using small components, maximizing use of space, reducing non data ink, add more data elements to charts, add supplementary data with table objects when necessary.</w:t>
      </w:r>
    </w:p>
    <w:p w14:paraId="41B0D8E7" w14:textId="77777777" w:rsidR="00F6327F" w:rsidRDefault="00F6327F" w:rsidP="00F6327F">
      <w:pPr>
        <w:pStyle w:val="NormalWeb"/>
        <w:textAlignment w:val="top"/>
        <w:rPr>
          <w:rFonts w:ascii="Arial" w:hAnsi="Arial" w:cs="Arial"/>
          <w:lang w:val="en-US"/>
        </w:rPr>
      </w:pPr>
      <w:r w:rsidRPr="00F6327F">
        <w:rPr>
          <w:rStyle w:val="Strong"/>
          <w:rFonts w:ascii="Arial" w:eastAsia="Times" w:hAnsi="Arial"/>
          <w:color w:val="FF0000"/>
          <w:lang w:val="en-US"/>
        </w:rPr>
        <w:t>C</w:t>
      </w:r>
      <w:r>
        <w:rPr>
          <w:rStyle w:val="Strong"/>
          <w:rFonts w:ascii="Arial" w:eastAsia="Times" w:hAnsi="Arial"/>
          <w:color w:val="FF6600"/>
          <w:lang w:val="en-US"/>
        </w:rPr>
        <w:t> </w:t>
      </w:r>
      <w:r>
        <w:rPr>
          <w:rStyle w:val="Strong"/>
          <w:rFonts w:ascii="Arial" w:eastAsia="Times" w:hAnsi="Arial"/>
          <w:lang w:val="en-US"/>
        </w:rPr>
        <w:t>HECK</w:t>
      </w:r>
      <w:r>
        <w:rPr>
          <w:rFonts w:ascii="Arial" w:hAnsi="Arial" w:cs="Arial"/>
          <w:lang w:val="en-US"/>
        </w:rPr>
        <w:t> </w:t>
      </w:r>
      <w:r>
        <w:rPr>
          <w:rFonts w:ascii="Arial" w:hAnsi="Arial" w:cs="Arial"/>
          <w:lang w:val="en-US"/>
        </w:rPr>
        <w:tab/>
      </w:r>
      <w:r>
        <w:rPr>
          <w:rFonts w:ascii="Arial" w:hAnsi="Arial" w:cs="Arial"/>
          <w:lang w:val="en-US"/>
        </w:rPr>
        <w:tab/>
      </w:r>
      <w:r w:rsidRPr="0055469D">
        <w:t>Ensure visual integrity</w:t>
      </w:r>
    </w:p>
    <w:p w14:paraId="387DF680" w14:textId="77777777" w:rsidR="00F6327F" w:rsidRPr="0055469D" w:rsidRDefault="00F6327F" w:rsidP="00F6327F">
      <w:pPr>
        <w:pStyle w:val="NormalWeb"/>
        <w:textAlignment w:val="top"/>
        <w:rPr>
          <w:rFonts w:ascii="Arial" w:hAnsi="Arial" w:cs="Arial"/>
          <w:i/>
          <w:sz w:val="20"/>
          <w:lang w:val="en-US"/>
        </w:rPr>
      </w:pPr>
      <w:r w:rsidRPr="0055469D">
        <w:rPr>
          <w:rFonts w:ascii="Arial" w:hAnsi="Arial" w:cs="Arial"/>
          <w:i/>
          <w:sz w:val="20"/>
          <w:lang w:val="en-US"/>
        </w:rPr>
        <w:t xml:space="preserve">Apply good practices to visualizations: avoid manipulated axis, avoid misleading representations, </w:t>
      </w:r>
      <w:r w:rsidRPr="004B3A80">
        <w:rPr>
          <w:rFonts w:ascii="Arial" w:hAnsi="Arial" w:cs="Arial"/>
          <w:i/>
          <w:sz w:val="20"/>
          <w:lang w:val="en-US"/>
        </w:rPr>
        <w:t>and use</w:t>
      </w:r>
      <w:r w:rsidRPr="0055469D">
        <w:rPr>
          <w:rFonts w:ascii="Arial" w:hAnsi="Arial" w:cs="Arial"/>
          <w:i/>
          <w:sz w:val="20"/>
          <w:lang w:val="en-US"/>
        </w:rPr>
        <w:t xml:space="preserve"> same scales, show data adjustments impact (e.g. when currencies or inflation has an impact on long term series)</w:t>
      </w:r>
      <w:r>
        <w:rPr>
          <w:rFonts w:ascii="Arial" w:hAnsi="Arial" w:cs="Arial"/>
          <w:i/>
          <w:sz w:val="20"/>
          <w:lang w:val="en-US"/>
        </w:rPr>
        <w:t>.</w:t>
      </w:r>
    </w:p>
    <w:p w14:paraId="53666B82" w14:textId="77777777" w:rsidR="00F6327F" w:rsidRDefault="00F6327F" w:rsidP="00F6327F">
      <w:pPr>
        <w:pStyle w:val="NormalWeb"/>
        <w:textAlignment w:val="top"/>
        <w:rPr>
          <w:rFonts w:ascii="Arial" w:hAnsi="Arial" w:cs="Arial"/>
          <w:lang w:val="en-US"/>
        </w:rPr>
      </w:pPr>
      <w:r w:rsidRPr="00F6327F">
        <w:rPr>
          <w:rStyle w:val="Strong"/>
          <w:rFonts w:ascii="Arial" w:eastAsia="Times" w:hAnsi="Arial"/>
          <w:color w:val="FF0000"/>
          <w:lang w:val="en-US"/>
        </w:rPr>
        <w:t>E</w:t>
      </w:r>
      <w:r>
        <w:rPr>
          <w:rStyle w:val="Strong"/>
          <w:rFonts w:ascii="Arial" w:eastAsia="Times" w:hAnsi="Arial"/>
          <w:color w:val="FF6600"/>
          <w:lang w:val="en-US"/>
        </w:rPr>
        <w:t> </w:t>
      </w:r>
      <w:r>
        <w:rPr>
          <w:rStyle w:val="Strong"/>
          <w:rFonts w:ascii="Arial" w:eastAsia="Times" w:hAnsi="Arial"/>
          <w:lang w:val="en-US"/>
        </w:rPr>
        <w:t>XPRESS</w:t>
      </w:r>
      <w:r>
        <w:rPr>
          <w:rFonts w:ascii="Arial" w:hAnsi="Arial" w:cs="Arial"/>
          <w:lang w:val="en-US"/>
        </w:rPr>
        <w:t xml:space="preserve">  </w:t>
      </w:r>
      <w:r>
        <w:rPr>
          <w:rFonts w:ascii="Arial" w:hAnsi="Arial" w:cs="Arial"/>
          <w:lang w:val="en-US"/>
        </w:rPr>
        <w:tab/>
      </w:r>
      <w:r>
        <w:rPr>
          <w:rFonts w:ascii="Arial" w:hAnsi="Arial" w:cs="Arial"/>
          <w:lang w:val="en-US"/>
        </w:rPr>
        <w:tab/>
      </w:r>
      <w:r w:rsidRPr="0055469D">
        <w:t>Choose proper visualization</w:t>
      </w:r>
    </w:p>
    <w:p w14:paraId="1B37405B" w14:textId="77777777" w:rsidR="00F6327F" w:rsidRPr="0055469D" w:rsidRDefault="00F6327F" w:rsidP="00F6327F">
      <w:pPr>
        <w:pStyle w:val="NormalWeb"/>
        <w:textAlignment w:val="top"/>
        <w:rPr>
          <w:rFonts w:ascii="Arial" w:hAnsi="Arial" w:cs="Arial"/>
          <w:i/>
          <w:sz w:val="20"/>
          <w:lang w:val="en-US"/>
        </w:rPr>
      </w:pPr>
      <w:r>
        <w:rPr>
          <w:rFonts w:ascii="Arial" w:hAnsi="Arial" w:cs="Arial"/>
          <w:i/>
          <w:sz w:val="20"/>
          <w:lang w:val="en-US"/>
        </w:rPr>
        <w:t xml:space="preserve">By </w:t>
      </w:r>
      <w:r w:rsidRPr="00437A7C">
        <w:rPr>
          <w:rFonts w:ascii="Arial" w:hAnsi="Arial" w:cs="Arial"/>
          <w:i/>
          <w:sz w:val="20"/>
          <w:lang w:val="en-US"/>
        </w:rPr>
        <w:t>choosing</w:t>
      </w:r>
      <w:r w:rsidRPr="0055469D">
        <w:rPr>
          <w:rFonts w:ascii="Arial" w:hAnsi="Arial" w:cs="Arial"/>
          <w:i/>
          <w:sz w:val="20"/>
          <w:lang w:val="en-US"/>
        </w:rPr>
        <w:t xml:space="preserve"> the appropriate </w:t>
      </w:r>
      <w:r>
        <w:rPr>
          <w:rFonts w:ascii="Arial" w:hAnsi="Arial" w:cs="Arial"/>
          <w:i/>
          <w:sz w:val="20"/>
          <w:lang w:val="en-US"/>
        </w:rPr>
        <w:t xml:space="preserve">type of chart, the report will </w:t>
      </w:r>
      <w:r w:rsidRPr="0055469D">
        <w:rPr>
          <w:rFonts w:ascii="Arial" w:hAnsi="Arial" w:cs="Arial"/>
          <w:i/>
          <w:sz w:val="20"/>
          <w:lang w:val="en-US"/>
        </w:rPr>
        <w:t>convey the right message with the underlying facts as soon as possible.</w:t>
      </w:r>
    </w:p>
    <w:p w14:paraId="31ACACA4" w14:textId="77777777" w:rsidR="00F6327F" w:rsidRDefault="00F6327F" w:rsidP="00F6327F">
      <w:pPr>
        <w:pStyle w:val="NormalWeb"/>
        <w:textAlignment w:val="top"/>
        <w:rPr>
          <w:rFonts w:ascii="Arial" w:hAnsi="Arial" w:cs="Arial"/>
          <w:lang w:val="en-US"/>
        </w:rPr>
      </w:pPr>
      <w:r w:rsidRPr="00F6327F">
        <w:rPr>
          <w:rStyle w:val="Strong"/>
          <w:rFonts w:ascii="Arial" w:eastAsia="Times" w:hAnsi="Arial"/>
          <w:color w:val="FF0000"/>
          <w:lang w:val="en-US"/>
        </w:rPr>
        <w:t>S</w:t>
      </w:r>
      <w:r>
        <w:rPr>
          <w:rStyle w:val="Strong"/>
          <w:rFonts w:ascii="Arial" w:eastAsia="Times" w:hAnsi="Arial"/>
          <w:color w:val="FF6600"/>
          <w:lang w:val="en-US"/>
        </w:rPr>
        <w:t> </w:t>
      </w:r>
      <w:r>
        <w:rPr>
          <w:rStyle w:val="Strong"/>
          <w:rFonts w:ascii="Arial" w:eastAsia="Times" w:hAnsi="Arial"/>
          <w:lang w:val="en-US"/>
        </w:rPr>
        <w:t>IMPLIFY</w:t>
      </w:r>
      <w:r>
        <w:rPr>
          <w:rFonts w:ascii="Arial" w:hAnsi="Arial" w:cs="Arial"/>
          <w:lang w:val="en-US"/>
        </w:rPr>
        <w:t xml:space="preserve">  </w:t>
      </w:r>
      <w:r>
        <w:rPr>
          <w:rFonts w:ascii="Arial" w:hAnsi="Arial" w:cs="Arial"/>
          <w:lang w:val="en-US"/>
        </w:rPr>
        <w:tab/>
      </w:r>
      <w:r>
        <w:rPr>
          <w:rFonts w:ascii="Arial" w:hAnsi="Arial" w:cs="Arial"/>
          <w:lang w:val="en-US"/>
        </w:rPr>
        <w:tab/>
      </w:r>
      <w:r w:rsidRPr="0055469D">
        <w:t>Avoid clutter</w:t>
      </w:r>
    </w:p>
    <w:p w14:paraId="4867D14A" w14:textId="77777777" w:rsidR="00F6327F" w:rsidRDefault="00F6327F" w:rsidP="00F6327F">
      <w:pPr>
        <w:pStyle w:val="NormalWeb"/>
        <w:textAlignment w:val="top"/>
        <w:rPr>
          <w:rFonts w:ascii="Arial" w:hAnsi="Arial" w:cs="Arial"/>
          <w:i/>
          <w:sz w:val="20"/>
          <w:lang w:val="en-US"/>
        </w:rPr>
      </w:pPr>
      <w:r w:rsidRPr="0055469D">
        <w:rPr>
          <w:rFonts w:ascii="Arial" w:hAnsi="Arial" w:cs="Arial"/>
          <w:i/>
          <w:sz w:val="20"/>
          <w:lang w:val="en-US"/>
        </w:rPr>
        <w:t>Avoid unnecessary components and decorative styles. Prefer a clean layout without distractive details and without redundancies.</w:t>
      </w:r>
    </w:p>
    <w:p w14:paraId="51D4E92F" w14:textId="77777777" w:rsidR="00F6327F" w:rsidRDefault="00F6327F" w:rsidP="00F6327F">
      <w:pPr>
        <w:pStyle w:val="NormalWeb"/>
        <w:textAlignment w:val="top"/>
        <w:rPr>
          <w:rFonts w:ascii="Arial" w:hAnsi="Arial" w:cs="Arial"/>
          <w:lang w:val="en-US"/>
        </w:rPr>
      </w:pPr>
      <w:r w:rsidRPr="0055469D">
        <w:rPr>
          <w:rFonts w:ascii="Arial" w:hAnsi="Arial" w:cs="Arial"/>
          <w:i/>
          <w:sz w:val="20"/>
          <w:lang w:val="en-US"/>
        </w:rPr>
        <w:br/>
      </w:r>
      <w:r w:rsidRPr="00F6327F">
        <w:rPr>
          <w:rStyle w:val="Strong"/>
          <w:rFonts w:ascii="Arial" w:eastAsia="Times" w:hAnsi="Arial"/>
          <w:color w:val="FF0000"/>
          <w:lang w:val="en-US"/>
        </w:rPr>
        <w:t>S</w:t>
      </w:r>
      <w:r>
        <w:rPr>
          <w:rStyle w:val="Strong"/>
          <w:rFonts w:ascii="Arial" w:eastAsia="Times" w:hAnsi="Arial"/>
          <w:color w:val="FF6600"/>
          <w:lang w:val="en-US"/>
        </w:rPr>
        <w:t> </w:t>
      </w:r>
      <w:r>
        <w:rPr>
          <w:rStyle w:val="Strong"/>
          <w:rFonts w:ascii="Arial" w:eastAsia="Times" w:hAnsi="Arial"/>
          <w:lang w:val="en-US"/>
        </w:rPr>
        <w:t>TRUCTURE</w:t>
      </w:r>
      <w:r>
        <w:rPr>
          <w:rFonts w:ascii="Arial" w:hAnsi="Arial" w:cs="Arial"/>
          <w:lang w:val="en-US"/>
        </w:rPr>
        <w:t xml:space="preserve">  </w:t>
      </w:r>
      <w:r>
        <w:rPr>
          <w:rFonts w:ascii="Arial" w:hAnsi="Arial" w:cs="Arial"/>
          <w:lang w:val="en-US"/>
        </w:rPr>
        <w:tab/>
      </w:r>
      <w:r w:rsidRPr="0055469D">
        <w:t>Organize content</w:t>
      </w:r>
    </w:p>
    <w:p w14:paraId="7002A017" w14:textId="77777777" w:rsidR="00F6327F" w:rsidRDefault="00F6327F" w:rsidP="00F6327F">
      <w:r>
        <w:t>Follow a logical structure forming a convincing storyline, for example by using a hierarchical structure of elements, use collectively exhaustive elements and do not overlap elements belong to the same group. Use consistent terms, items, wording across elements.</w:t>
      </w:r>
    </w:p>
    <w:p w14:paraId="2FC48167" w14:textId="77777777" w:rsidR="00F6327F" w:rsidRDefault="00F6327F" w:rsidP="00F6327F">
      <w:pPr>
        <w:pStyle w:val="Heading2"/>
        <w:numPr>
          <w:ilvl w:val="1"/>
          <w:numId w:val="24"/>
        </w:numPr>
      </w:pPr>
      <w:r>
        <w:lastRenderedPageBreak/>
        <w:t xml:space="preserve"> </w:t>
      </w:r>
      <w:bookmarkStart w:id="16" w:name="_Toc8822643"/>
      <w:r>
        <w:t>Fundamental Steps</w:t>
      </w:r>
      <w:bookmarkEnd w:id="16"/>
    </w:p>
    <w:p w14:paraId="20A50764" w14:textId="77777777" w:rsidR="00F6327F" w:rsidRPr="00F6327F" w:rsidRDefault="00F6327F" w:rsidP="00F6327F">
      <w:pPr>
        <w:rPr>
          <w:sz w:val="22"/>
          <w:lang w:val="en-CA"/>
        </w:rPr>
      </w:pPr>
    </w:p>
    <w:p w14:paraId="761938ED" w14:textId="77777777" w:rsidR="00F6327F" w:rsidRPr="00F6327F" w:rsidRDefault="00F6327F" w:rsidP="00F6327F">
      <w:pPr>
        <w:ind w:firstLine="360"/>
        <w:rPr>
          <w:sz w:val="22"/>
          <w:lang w:val="en-CA"/>
        </w:rPr>
      </w:pPr>
      <w:r w:rsidRPr="00F6327F">
        <w:rPr>
          <w:sz w:val="22"/>
          <w:lang w:val="en-CA"/>
        </w:rPr>
        <w:t xml:space="preserve">The first step of report development is to understand the message of the report and the needs of the recipients. </w:t>
      </w:r>
    </w:p>
    <w:p w14:paraId="40A9E5BE" w14:textId="77777777" w:rsidR="00F6327F" w:rsidRPr="00F6327F" w:rsidRDefault="00F6327F" w:rsidP="00F6327F">
      <w:pPr>
        <w:ind w:firstLine="360"/>
        <w:rPr>
          <w:sz w:val="22"/>
          <w:lang w:val="en-CA"/>
        </w:rPr>
      </w:pPr>
      <w:r w:rsidRPr="00F6327F">
        <w:rPr>
          <w:sz w:val="22"/>
          <w:lang w:val="en-CA"/>
        </w:rPr>
        <w:t xml:space="preserve">Then, after determining the full purpose of the report, the layout and formatting can be consciously designed to communicate that message effectively. Begin report design by determining the best structure for your data and the message you wish to emphasize.  </w:t>
      </w:r>
    </w:p>
    <w:p w14:paraId="50DF776C" w14:textId="77777777" w:rsidR="00F6327F" w:rsidRPr="00F6327F" w:rsidRDefault="00F6327F" w:rsidP="00F6327F">
      <w:pPr>
        <w:ind w:firstLine="360"/>
        <w:rPr>
          <w:sz w:val="22"/>
          <w:lang w:val="en-CA"/>
        </w:rPr>
      </w:pPr>
      <w:r w:rsidRPr="00F6327F">
        <w:rPr>
          <w:sz w:val="22"/>
          <w:lang w:val="en-CA"/>
        </w:rPr>
        <w:t>Once the report structure has been determined, individual graphs and tables should be designed and formatted to present the data as clearly and efficiently as possible.</w:t>
      </w:r>
    </w:p>
    <w:p w14:paraId="27F55C6D" w14:textId="77777777" w:rsidR="00F6327F" w:rsidRPr="00F6327F" w:rsidRDefault="00F6327F" w:rsidP="00F6327F">
      <w:pPr>
        <w:rPr>
          <w:sz w:val="22"/>
        </w:rPr>
      </w:pPr>
      <w:r w:rsidRPr="00F6327F">
        <w:rPr>
          <w:rFonts w:ascii="Calibri" w:eastAsia="Times" w:hAnsi="Calibri" w:cs="Arial"/>
          <w:noProof/>
          <w:sz w:val="28"/>
          <w:lang w:val="en-CA" w:eastAsia="en-CA"/>
        </w:rPr>
        <w:drawing>
          <wp:anchor distT="0" distB="0" distL="114300" distR="114300" simplePos="0" relativeHeight="251662335" behindDoc="1" locked="0" layoutInCell="1" allowOverlap="1" wp14:anchorId="2A1BAFCD" wp14:editId="5F81A317">
            <wp:simplePos x="0" y="0"/>
            <wp:positionH relativeFrom="margin">
              <wp:align>center</wp:align>
            </wp:positionH>
            <wp:positionV relativeFrom="page">
              <wp:posOffset>3590925</wp:posOffset>
            </wp:positionV>
            <wp:extent cx="5486400" cy="4572000"/>
            <wp:effectExtent l="0" t="0" r="0" b="19050"/>
            <wp:wrapTight wrapText="bothSides">
              <wp:wrapPolygon edited="0">
                <wp:start x="11325" y="540"/>
                <wp:lineTo x="10725" y="810"/>
                <wp:lineTo x="9075" y="1890"/>
                <wp:lineTo x="8700" y="2880"/>
                <wp:lineTo x="8325" y="3600"/>
                <wp:lineTo x="8100" y="5040"/>
                <wp:lineTo x="8100" y="5670"/>
                <wp:lineTo x="11700" y="6480"/>
                <wp:lineTo x="9225" y="6570"/>
                <wp:lineTo x="6825" y="7020"/>
                <wp:lineTo x="6825" y="7920"/>
                <wp:lineTo x="6450" y="8550"/>
                <wp:lineTo x="6000" y="9360"/>
                <wp:lineTo x="5700" y="10800"/>
                <wp:lineTo x="5775" y="12240"/>
                <wp:lineTo x="6300" y="13680"/>
                <wp:lineTo x="7500" y="15120"/>
                <wp:lineTo x="7575" y="16110"/>
                <wp:lineTo x="9900" y="16560"/>
                <wp:lineTo x="14550" y="16560"/>
                <wp:lineTo x="8475" y="17010"/>
                <wp:lineTo x="8175" y="17100"/>
                <wp:lineTo x="8175" y="18000"/>
                <wp:lineTo x="8625" y="19440"/>
                <wp:lineTo x="9750" y="20970"/>
                <wp:lineTo x="11025" y="21600"/>
                <wp:lineTo x="11175" y="21600"/>
                <wp:lineTo x="12975" y="21600"/>
                <wp:lineTo x="13125" y="21600"/>
                <wp:lineTo x="14400" y="20880"/>
                <wp:lineTo x="15450" y="19440"/>
                <wp:lineTo x="15900" y="18000"/>
                <wp:lineTo x="15900" y="16560"/>
                <wp:lineTo x="15600" y="15120"/>
                <wp:lineTo x="14925" y="14130"/>
                <wp:lineTo x="14625" y="13500"/>
                <wp:lineTo x="13275" y="12780"/>
                <wp:lineTo x="11775" y="12240"/>
                <wp:lineTo x="12000" y="11160"/>
                <wp:lineTo x="11100" y="10800"/>
                <wp:lineTo x="13800" y="10170"/>
                <wp:lineTo x="13875" y="9360"/>
                <wp:lineTo x="15300" y="7920"/>
                <wp:lineTo x="15750" y="6480"/>
                <wp:lineTo x="15900" y="5040"/>
                <wp:lineTo x="15675" y="3600"/>
                <wp:lineTo x="15150" y="2520"/>
                <wp:lineTo x="14925" y="1890"/>
                <wp:lineTo x="13275" y="810"/>
                <wp:lineTo x="12675" y="540"/>
                <wp:lineTo x="11325" y="540"/>
              </wp:wrapPolygon>
            </wp:wrapTight>
            <wp:docPr id="108" name="Diagram 10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r w:rsidRPr="00F6327F">
        <w:rPr>
          <w:sz w:val="22"/>
        </w:rPr>
        <w:br w:type="page"/>
      </w:r>
    </w:p>
    <w:p w14:paraId="0AE7948C" w14:textId="77777777" w:rsidR="00F6327F" w:rsidRPr="00536DA6" w:rsidRDefault="00F6327F" w:rsidP="00F6327F">
      <w:pPr>
        <w:pStyle w:val="Heading2"/>
        <w:numPr>
          <w:ilvl w:val="1"/>
          <w:numId w:val="24"/>
        </w:numPr>
        <w:spacing w:before="240" w:line="240" w:lineRule="auto"/>
        <w:jc w:val="both"/>
      </w:pPr>
      <w:bookmarkStart w:id="17" w:name="_Toc488771427"/>
      <w:bookmarkStart w:id="18" w:name="_Toc8822644"/>
      <w:r w:rsidRPr="00536DA6">
        <w:lastRenderedPageBreak/>
        <w:t>Effective Report Organization</w:t>
      </w:r>
      <w:bookmarkEnd w:id="17"/>
      <w:bookmarkEnd w:id="18"/>
    </w:p>
    <w:p w14:paraId="713A7541" w14:textId="77777777" w:rsidR="00F6327F" w:rsidRDefault="00F6327F" w:rsidP="00F6327F">
      <w:pPr>
        <w:rPr>
          <w:lang w:val="en-CA"/>
        </w:rPr>
      </w:pPr>
    </w:p>
    <w:p w14:paraId="6AB139DE" w14:textId="77777777" w:rsidR="00F6327F" w:rsidRPr="00F6327F" w:rsidRDefault="00F6327F" w:rsidP="00F6327F">
      <w:pPr>
        <w:ind w:firstLine="360"/>
        <w:rPr>
          <w:sz w:val="22"/>
          <w:szCs w:val="22"/>
          <w:lang w:val="en-CA"/>
        </w:rPr>
      </w:pPr>
      <w:r w:rsidRPr="00F6327F">
        <w:rPr>
          <w:b/>
          <w:sz w:val="22"/>
          <w:szCs w:val="22"/>
          <w:lang w:val="en-CA"/>
        </w:rPr>
        <w:t>Strive for a clean design.</w:t>
      </w:r>
      <w:r w:rsidRPr="00F6327F">
        <w:rPr>
          <w:sz w:val="22"/>
          <w:szCs w:val="22"/>
          <w:lang w:val="en-CA"/>
        </w:rPr>
        <w:t xml:space="preserve">  A clean design is one that supports visual thinking - i.e. helps users access the information more effectively with less conscious effort. This is particularly useful in very data heavy reports. Reports can help support visual thinking when the individual tables and charts are structured in a simple and logical way. It is even better when the collection of tables and charts are arranged in a way such that their spatial relationship helps a user digest the information quickly.</w:t>
      </w:r>
    </w:p>
    <w:p w14:paraId="2C05F236" w14:textId="77777777" w:rsidR="00F6327F" w:rsidRPr="00F6327F" w:rsidRDefault="00F6327F" w:rsidP="00F6327F">
      <w:pPr>
        <w:ind w:firstLine="360"/>
        <w:rPr>
          <w:sz w:val="22"/>
          <w:szCs w:val="22"/>
          <w:lang w:val="en-CA"/>
        </w:rPr>
      </w:pPr>
      <w:r w:rsidRPr="00F6327F">
        <w:rPr>
          <w:sz w:val="22"/>
          <w:szCs w:val="22"/>
          <w:lang w:val="en-CA"/>
        </w:rPr>
        <w:t xml:space="preserve">Organize and position elements depending on their relative importance. The following diagram represents the importance of the elements depending on eye movement and which parts of the screen will be seen first. Priority of elements is therefore derived from the focus they naturally get. </w:t>
      </w:r>
    </w:p>
    <w:p w14:paraId="7B29BF0E" w14:textId="43F1769A" w:rsidR="00F6327F" w:rsidRPr="00F6327F" w:rsidRDefault="001960CE" w:rsidP="00F6327F">
      <w:pPr>
        <w:rPr>
          <w:sz w:val="22"/>
          <w:szCs w:val="22"/>
          <w:lang w:val="en-CA"/>
        </w:rPr>
      </w:pPr>
      <w:r w:rsidRPr="00F6327F">
        <w:rPr>
          <w:noProof/>
          <w:sz w:val="22"/>
          <w:szCs w:val="22"/>
          <w:lang w:val="en-CA" w:eastAsia="en-CA"/>
        </w:rPr>
        <mc:AlternateContent>
          <mc:Choice Requires="wpg">
            <w:drawing>
              <wp:anchor distT="0" distB="0" distL="114300" distR="114300" simplePos="0" relativeHeight="251664383" behindDoc="0" locked="0" layoutInCell="1" allowOverlap="1" wp14:anchorId="009F95B9" wp14:editId="7619BF99">
                <wp:simplePos x="0" y="0"/>
                <wp:positionH relativeFrom="column">
                  <wp:posOffset>39930</wp:posOffset>
                </wp:positionH>
                <wp:positionV relativeFrom="paragraph">
                  <wp:posOffset>263665</wp:posOffset>
                </wp:positionV>
                <wp:extent cx="3253839" cy="1687137"/>
                <wp:effectExtent l="0" t="0" r="60960" b="27940"/>
                <wp:wrapNone/>
                <wp:docPr id="5" name="Group 5"/>
                <wp:cNvGraphicFramePr/>
                <a:graphic xmlns:a="http://schemas.openxmlformats.org/drawingml/2006/main">
                  <a:graphicData uri="http://schemas.microsoft.com/office/word/2010/wordprocessingGroup">
                    <wpg:wgp>
                      <wpg:cNvGrpSpPr/>
                      <wpg:grpSpPr>
                        <a:xfrm>
                          <a:off x="0" y="0"/>
                          <a:ext cx="3253839" cy="1687137"/>
                          <a:chOff x="0" y="0"/>
                          <a:chExt cx="2742038" cy="1604106"/>
                        </a:xfrm>
                      </wpg:grpSpPr>
                      <wps:wsp>
                        <wps:cNvPr id="6" name="Straight Arrow Connector 6"/>
                        <wps:cNvCnPr>
                          <a:cxnSpLocks noChangeShapeType="1"/>
                        </wps:cNvCnPr>
                        <wps:spPr bwMode="auto">
                          <a:xfrm>
                            <a:off x="931653" y="112143"/>
                            <a:ext cx="172085" cy="77470"/>
                          </a:xfrm>
                          <a:prstGeom prst="straightConnector1">
                            <a:avLst/>
                          </a:prstGeom>
                          <a:noFill/>
                          <a:ln w="28575">
                            <a:solidFill>
                              <a:srgbClr val="002060"/>
                            </a:solidFill>
                            <a:round/>
                            <a:headEnd/>
                            <a:tailEnd type="oval" w="med" len="med"/>
                          </a:ln>
                          <a:extLst>
                            <a:ext uri="{909E8E84-426E-40DD-AFC4-6F175D3DCCD1}">
                              <a14:hiddenFill xmlns:a14="http://schemas.microsoft.com/office/drawing/2010/main">
                                <a:noFill/>
                              </a14:hiddenFill>
                            </a:ext>
                          </a:extLst>
                        </wps:spPr>
                        <wps:bodyPr/>
                      </wps:wsp>
                      <wps:wsp>
                        <wps:cNvPr id="7" name="Straight Arrow Connector 7"/>
                        <wps:cNvCnPr>
                          <a:cxnSpLocks noChangeShapeType="1"/>
                        </wps:cNvCnPr>
                        <wps:spPr bwMode="auto">
                          <a:xfrm>
                            <a:off x="767751" y="750498"/>
                            <a:ext cx="335915" cy="243840"/>
                          </a:xfrm>
                          <a:prstGeom prst="straightConnector1">
                            <a:avLst/>
                          </a:prstGeom>
                          <a:noFill/>
                          <a:ln w="28575">
                            <a:solidFill>
                              <a:srgbClr val="002060"/>
                            </a:solidFill>
                            <a:round/>
                            <a:headEnd/>
                            <a:tailEnd type="oval" w="med" len="med"/>
                          </a:ln>
                          <a:extLst>
                            <a:ext uri="{909E8E84-426E-40DD-AFC4-6F175D3DCCD1}">
                              <a14:hiddenFill xmlns:a14="http://schemas.microsoft.com/office/drawing/2010/main">
                                <a:noFill/>
                              </a14:hiddenFill>
                            </a:ext>
                          </a:extLst>
                        </wps:spPr>
                        <wps:bodyPr/>
                      </wps:wsp>
                      <wps:wsp>
                        <wps:cNvPr id="8" name="Straight Arrow Connector 8"/>
                        <wps:cNvCnPr>
                          <a:cxnSpLocks noChangeShapeType="1"/>
                        </wps:cNvCnPr>
                        <wps:spPr bwMode="auto">
                          <a:xfrm flipV="1">
                            <a:off x="931653" y="189781"/>
                            <a:ext cx="1810385" cy="1233170"/>
                          </a:xfrm>
                          <a:prstGeom prst="straightConnector1">
                            <a:avLst/>
                          </a:prstGeom>
                          <a:noFill/>
                          <a:ln w="28575">
                            <a:solidFill>
                              <a:srgbClr val="002060"/>
                            </a:solidFill>
                            <a:round/>
                            <a:headEnd/>
                            <a:tailEnd type="oval" w="med" len="med"/>
                          </a:ln>
                          <a:extLst>
                            <a:ext uri="{909E8E84-426E-40DD-AFC4-6F175D3DCCD1}">
                              <a14:hiddenFill xmlns:a14="http://schemas.microsoft.com/office/drawing/2010/main">
                                <a:noFill/>
                              </a14:hiddenFill>
                            </a:ext>
                          </a:extLst>
                        </wps:spPr>
                        <wps:bodyPr/>
                      </wps:wsp>
                      <wps:wsp>
                        <wps:cNvPr id="9" name="Straight Arrow Connector 9"/>
                        <wps:cNvCnPr>
                          <a:cxnSpLocks noChangeShapeType="1"/>
                        </wps:cNvCnPr>
                        <wps:spPr bwMode="auto">
                          <a:xfrm>
                            <a:off x="931653" y="1431985"/>
                            <a:ext cx="840105" cy="1270"/>
                          </a:xfrm>
                          <a:prstGeom prst="straightConnector1">
                            <a:avLst/>
                          </a:prstGeom>
                          <a:noFill/>
                          <a:ln w="28575">
                            <a:solidFill>
                              <a:srgbClr val="002060"/>
                            </a:solidFill>
                            <a:round/>
                            <a:headEnd/>
                            <a:tailEnd type="oval" w="med" len="med"/>
                          </a:ln>
                          <a:extLst>
                            <a:ext uri="{909E8E84-426E-40DD-AFC4-6F175D3DCCD1}">
                              <a14:hiddenFill xmlns:a14="http://schemas.microsoft.com/office/drawing/2010/main">
                                <a:noFill/>
                              </a14:hiddenFill>
                            </a:ext>
                          </a:extLst>
                        </wps:spPr>
                        <wps:bodyPr/>
                      </wps:wsp>
                      <wps:wsp>
                        <wps:cNvPr id="11" name="Text Box 11"/>
                        <wps:cNvSpPr txBox="1">
                          <a:spLocks noChangeArrowheads="1"/>
                        </wps:cNvSpPr>
                        <wps:spPr bwMode="auto">
                          <a:xfrm>
                            <a:off x="0" y="0"/>
                            <a:ext cx="92265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AECD0DC" w14:textId="77777777" w:rsidR="003B3BF0" w:rsidRPr="00B24284" w:rsidRDefault="003B3BF0" w:rsidP="00F6327F">
                              <w:pPr>
                                <w:rPr>
                                  <w:b/>
                                  <w:sz w:val="22"/>
                                  <w:szCs w:val="22"/>
                                </w:rPr>
                              </w:pPr>
                              <w:r w:rsidRPr="00B24284">
                                <w:rPr>
                                  <w:b/>
                                  <w:sz w:val="22"/>
                                  <w:szCs w:val="22"/>
                                </w:rPr>
                                <w:t>Priority 1</w:t>
                              </w:r>
                            </w:p>
                          </w:txbxContent>
                        </wps:txbx>
                        <wps:bodyPr rot="0" vert="horz" wrap="square" lIns="91440" tIns="3600" rIns="91440" bIns="45720" anchor="t" anchorCtr="0" upright="1">
                          <a:noAutofit/>
                        </wps:bodyPr>
                      </wps:wsp>
                      <wps:wsp>
                        <wps:cNvPr id="12" name="Text Box 12"/>
                        <wps:cNvSpPr txBox="1">
                          <a:spLocks noChangeArrowheads="1"/>
                        </wps:cNvSpPr>
                        <wps:spPr bwMode="auto">
                          <a:xfrm>
                            <a:off x="8626" y="552091"/>
                            <a:ext cx="92265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E9EC4D" w14:textId="77777777" w:rsidR="003B3BF0" w:rsidRPr="00B24284" w:rsidRDefault="003B3BF0" w:rsidP="00F6327F">
                              <w:pPr>
                                <w:rPr>
                                  <w:b/>
                                  <w:sz w:val="22"/>
                                  <w:szCs w:val="22"/>
                                </w:rPr>
                              </w:pPr>
                              <w:r w:rsidRPr="00B24284">
                                <w:rPr>
                                  <w:b/>
                                  <w:sz w:val="22"/>
                                  <w:szCs w:val="22"/>
                                </w:rPr>
                                <w:t>Priority 2</w:t>
                              </w:r>
                            </w:p>
                          </w:txbxContent>
                        </wps:txbx>
                        <wps:bodyPr rot="0" vert="horz" wrap="square" lIns="91440" tIns="3600" rIns="91440" bIns="45720" anchor="t" anchorCtr="0" upright="1">
                          <a:noAutofit/>
                        </wps:bodyPr>
                      </wps:wsp>
                      <wps:wsp>
                        <wps:cNvPr id="13" name="Text Box 13"/>
                        <wps:cNvSpPr txBox="1">
                          <a:spLocks noChangeArrowheads="1"/>
                        </wps:cNvSpPr>
                        <wps:spPr bwMode="auto">
                          <a:xfrm>
                            <a:off x="0" y="1285336"/>
                            <a:ext cx="92265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AACC4C7" w14:textId="77777777" w:rsidR="003B3BF0" w:rsidRPr="00B24284" w:rsidRDefault="003B3BF0" w:rsidP="00F6327F">
                              <w:pPr>
                                <w:rPr>
                                  <w:b/>
                                  <w:sz w:val="22"/>
                                  <w:szCs w:val="22"/>
                                </w:rPr>
                              </w:pPr>
                              <w:r w:rsidRPr="00B24284">
                                <w:rPr>
                                  <w:b/>
                                  <w:sz w:val="22"/>
                                  <w:szCs w:val="22"/>
                                </w:rPr>
                                <w:t>Priority 3</w:t>
                              </w:r>
                            </w:p>
                          </w:txbxContent>
                        </wps:txbx>
                        <wps:bodyPr rot="0" vert="horz" wrap="square" lIns="91440" tIns="360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09F95B9" id="Group 5" o:spid="_x0000_s1026" style="position:absolute;margin-left:3.15pt;margin-top:20.75pt;width:256.2pt;height:132.85pt;z-index:251664383;mso-width-relative:margin;mso-height-relative:margin" coordsize="27420,16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">
                <v:shapetype id="_x0000_t32" coordsize="21600,21600" o:spt="32" o:oned="t" path="m,l21600,21600e" filled="f">
                  <v:path arrowok="t" fillok="f" o:connecttype="none"/>
                  <o:lock v:ext="edit" shapetype="t"/>
                </v:shapetype>
                <v:shape id="Straight Arrow Connector 6" o:spid="_x0000_s1027" type="#_x0000_t32" style="position:absolute;left:9316;top:1121;width:1721;height: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Wn8IAAADaAAAADwAAAGRycy9kb3ducmV2LnhtbESPT2sCMRTE74V+h/CE3mrWHtRujSKF&#10;WvHmn8P29ti8bhY3L0sS19VPbwTB4zAzv2Fmi942oiMfascKRsMMBHHpdM2VgsP+530KIkRkjY1j&#10;UnChAIv568sMc+3OvKVuFyuRIBxyVGBibHMpQ2nIYhi6ljh5/85bjEn6SmqP5wS3jfzIsrG0WHNa&#10;MNjSt6HyuDtZBdfCHj3y37L6vJrV7ya4blIXSr0N+uUXiEh9fIYf7bVWMIb7lXQD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eWn8IAAADaAAAADwAAAAAAAAAAAAAA&#10;AAChAgAAZHJzL2Rvd25yZXYueG1sUEsFBgAAAAAEAAQA+QAAAJADAAAAAA==&#10;" strokecolor="#002060" strokeweight="2.25pt">
                  <v:stroke endarrow="oval"/>
                </v:shape>
                <v:shape id="Straight Arrow Connector 7" o:spid="_x0000_s1028" type="#_x0000_t32" style="position:absolute;left:7677;top:7504;width:3359;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szBMMAAADaAAAADwAAAGRycy9kb3ducmV2LnhtbESPzW7CMBCE70h9B2uRegMHDtCmOAhV&#10;Aqre+DnQ2yrexlHidWSbkPL0dSWkHkcz841mtR5sK3ryoXasYDbNQBCXTtdcKTiftpMXECEia2wd&#10;k4IfCrAunkYrzLW78YH6Y6xEgnDIUYGJsculDKUhi2HqOuLkfTtvMSbpK6k93hLctnKeZQtpsea0&#10;YLCjd0Nlc7xaBfeLbTzy16Z6vZvd/jO4fllflHoeD5s3EJGG+B9+tD+0giX8XUk3QB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7MwTDAAAA2gAAAA8AAAAAAAAAAAAA&#10;AAAAoQIAAGRycy9kb3ducmV2LnhtbFBLBQYAAAAABAAEAPkAAACRAwAAAAA=&#10;" strokecolor="#002060" strokeweight="2.25pt">
                  <v:stroke endarrow="oval"/>
                </v:shape>
                <v:shape id="Straight Arrow Connector 8" o:spid="_x0000_s1029" type="#_x0000_t32" style="position:absolute;left:9316;top:1897;width:18104;height:123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gKcAAAADaAAAADwAAAGRycy9kb3ducmV2LnhtbERPyW7CMBC9I/UfrKnUW3EAdQs4CCUK&#10;5VooosdRPFmUeBzFbkj/vj4gcXx6+2Y7mU6MNLjGsoLFPAJBXFjdcKXg+5Q/v4NwHlljZ5kU/JGD&#10;bfIw22Cs7ZW/aDz6SoQQdjEqqL3vYyldUZNBN7c9ceBKOxj0AQ6V1ANeQ7jp5DKKXqXBhkNDjT2l&#10;NRXt8dcoaPc/q8/9S5Pm5fkt+zhJLrPdRamnx2m3BuFp8nfxzX3QCsLWcCXcAJn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e4CnAAAAA2gAAAA8AAAAAAAAAAAAAAAAA&#10;oQIAAGRycy9kb3ducmV2LnhtbFBLBQYAAAAABAAEAPkAAACOAwAAAAA=&#10;" strokecolor="#002060" strokeweight="2.25pt">
                  <v:stroke endarrow="oval"/>
                </v:shape>
                <v:shape id="Straight Arrow Connector 9" o:spid="_x0000_s1030" type="#_x0000_t32" style="position:absolute;left:9316;top:14319;width:8401;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C7cIAAADaAAAADwAAAGRycy9kb3ducmV2LnhtbESPzYvCMBTE78L+D+Et7E1TPay2axRZ&#10;2A+8+XFwb4/m2RSbl5LE2vWvN4LgcZiZ3zDzZW8b0ZEPtWMF41EGgrh0uuZKwX73NZyBCBFZY+OY&#10;FPxTgOXiZTDHQrsLb6jbxkokCIcCFZgY20LKUBqyGEauJU7e0XmLMUlfSe3xkuC2kZMse5cWa04L&#10;Blv6NFSetmer4HqwJ4/8t6ryq/n+WQfXTeuDUm+v/eoDRKQ+PsOP9q9WkMP9SroBc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C7cIAAADaAAAADwAAAAAAAAAAAAAA&#10;AAChAgAAZHJzL2Rvd25yZXYueG1sUEsFBgAAAAAEAAQA+QAAAJADAAAAAA==&#10;" strokecolor="#002060" strokeweight="2.25pt">
                  <v:stroke endarrow="oval"/>
                </v:shape>
                <v:shapetype id="_x0000_t202" coordsize="21600,21600" o:spt="202" path="m,l,21600r21600,l21600,xe">
                  <v:stroke joinstyle="miter"/>
                  <v:path gradientshapeok="t" o:connecttype="rect"/>
                </v:shapetype>
                <v:shape id="Text Box 11" o:spid="_x0000_s1031" type="#_x0000_t202" style="position:absolute;width:9226;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ls8MA&#10;AADbAAAADwAAAGRycy9kb3ducmV2LnhtbERPTWvCQBC9C/6HZQQvUjexICV1DaUlKKUXtYf2NmTH&#10;JHR3NuyuMf77bqHgbR7vczblaI0YyIfOsYJ8mYEgrp3uuFHweaoenkCEiKzROCYFNwpQbqeTDRba&#10;XflAwzE2IoVwKFBBG2NfSBnqliyGpeuJE3d23mJM0DdSe7ymcGvkKsvW0mLHqaHFnl5bqn+OF6tg&#10;Nyze8+/RxPBxfvwylXs7dP1JqflsfHkGEWmMd/G/e6/T/Bz+fk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Hls8MAAADbAAAADwAAAAAAAAAAAAAAAACYAgAAZHJzL2Rv&#10;d25yZXYueG1sUEsFBgAAAAAEAAQA9QAAAIgDAAAAAA==&#10;" fillcolor="white [3201]" strokecolor="#5b9bd5 [3204]" strokeweight="1pt">
                  <v:textbox inset=",.1mm">
                    <w:txbxContent>
                      <w:p w14:paraId="4AECD0DC" w14:textId="77777777" w:rsidR="003B3BF0" w:rsidRPr="00B24284" w:rsidRDefault="003B3BF0" w:rsidP="00F6327F">
                        <w:pPr>
                          <w:rPr>
                            <w:b/>
                            <w:sz w:val="22"/>
                            <w:szCs w:val="22"/>
                          </w:rPr>
                        </w:pPr>
                        <w:r w:rsidRPr="00B24284">
                          <w:rPr>
                            <w:b/>
                            <w:sz w:val="22"/>
                            <w:szCs w:val="22"/>
                          </w:rPr>
                          <w:t>Priority 1</w:t>
                        </w:r>
                      </w:p>
                    </w:txbxContent>
                  </v:textbox>
                </v:shape>
                <v:shape id="Text Box 12" o:spid="_x0000_s1032" type="#_x0000_t202" style="position:absolute;left:86;top:5520;width:9226;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7xMMA&#10;AADbAAAADwAAAGRycy9kb3ducmV2LnhtbERPS2vCQBC+F/wPywheim6SQpHoKmIJltKLj4PehuyY&#10;BHdnQ3abpP++Wyj0Nh/fc9bb0RrRU+cbxwrSRQKCuHS64UrB5VzMlyB8QNZoHJOCb/Kw3Uye1phr&#10;N/CR+lOoRAxhn6OCOoQ2l9KXNVn0C9cSR+7uOoshwq6SusMhhlsjsyR5lRYbjg01trSvqXycvqyC&#10;Q//8kd5GE/zn/eVqCvd2bNqzUrPpuFuBCDSGf/Gf+13H+Rn8/h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N7xMMAAADbAAAADwAAAAAAAAAAAAAAAACYAgAAZHJzL2Rv&#10;d25yZXYueG1sUEsFBgAAAAAEAAQA9QAAAIgDAAAAAA==&#10;" fillcolor="white [3201]" strokecolor="#5b9bd5 [3204]" strokeweight="1pt">
                  <v:textbox inset=",.1mm">
                    <w:txbxContent>
                      <w:p w14:paraId="20E9EC4D" w14:textId="77777777" w:rsidR="003B3BF0" w:rsidRPr="00B24284" w:rsidRDefault="003B3BF0" w:rsidP="00F6327F">
                        <w:pPr>
                          <w:rPr>
                            <w:b/>
                            <w:sz w:val="22"/>
                            <w:szCs w:val="22"/>
                          </w:rPr>
                        </w:pPr>
                        <w:r w:rsidRPr="00B24284">
                          <w:rPr>
                            <w:b/>
                            <w:sz w:val="22"/>
                            <w:szCs w:val="22"/>
                          </w:rPr>
                          <w:t>Priority 2</w:t>
                        </w:r>
                      </w:p>
                    </w:txbxContent>
                  </v:textbox>
                </v:shape>
                <v:shape id="Text Box 13" o:spid="_x0000_s1033" type="#_x0000_t202" style="position:absolute;top:12853;width:9226;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eX8IA&#10;AADbAAAADwAAAGRycy9kb3ducmV2LnhtbERPTWsCMRC9C/6HMIVexM2qILIapVjEUnrR7aHehs24&#10;u5hMliRdt/++KRS8zeN9zmY3WCN68qF1rGCW5SCIK6dbrhV8lofpCkSIyBqNY1LwQwF22/Fog4V2&#10;dz5Rf461SCEcClTQxNgVUoaqIYshcx1x4q7OW4wJ+lpqj/cUbo2c5/lSWmw5NTTY0b6h6nb+tgqO&#10;/eR9dhlMDB/XxZc5uNdT25VKPT8NL2sQkYb4EP+733Sav4C/X9I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X95fwgAAANsAAAAPAAAAAAAAAAAAAAAAAJgCAABkcnMvZG93&#10;bnJldi54bWxQSwUGAAAAAAQABAD1AAAAhwMAAAAA&#10;" fillcolor="white [3201]" strokecolor="#5b9bd5 [3204]" strokeweight="1pt">
                  <v:textbox inset=",.1mm">
                    <w:txbxContent>
                      <w:p w14:paraId="2AACC4C7" w14:textId="77777777" w:rsidR="003B3BF0" w:rsidRPr="00B24284" w:rsidRDefault="003B3BF0" w:rsidP="00F6327F">
                        <w:pPr>
                          <w:rPr>
                            <w:b/>
                            <w:sz w:val="22"/>
                            <w:szCs w:val="22"/>
                          </w:rPr>
                        </w:pPr>
                        <w:r w:rsidRPr="00B24284">
                          <w:rPr>
                            <w:b/>
                            <w:sz w:val="22"/>
                            <w:szCs w:val="22"/>
                          </w:rPr>
                          <w:t>Priority 3</w:t>
                        </w:r>
                      </w:p>
                    </w:txbxContent>
                  </v:textbox>
                </v:shape>
              </v:group>
            </w:pict>
          </mc:Fallback>
        </mc:AlternateContent>
      </w:r>
    </w:p>
    <w:p w14:paraId="0B937A32" w14:textId="6C102F3F" w:rsidR="00F6327F" w:rsidRPr="00F6327F" w:rsidRDefault="00F6327F" w:rsidP="00F6327F">
      <w:pPr>
        <w:jc w:val="center"/>
        <w:rPr>
          <w:sz w:val="22"/>
          <w:szCs w:val="22"/>
          <w:lang w:val="en-CA"/>
        </w:rPr>
      </w:pPr>
      <w:r w:rsidRPr="00F6327F">
        <w:rPr>
          <w:sz w:val="22"/>
          <w:szCs w:val="22"/>
          <w:lang w:val="en-CA"/>
        </w:rPr>
        <w:t xml:space="preserve">            </w:t>
      </w:r>
      <w:r w:rsidRPr="00F6327F">
        <w:rPr>
          <w:noProof/>
          <w:sz w:val="22"/>
          <w:szCs w:val="22"/>
          <w:lang w:val="en-CA" w:eastAsia="en-CA"/>
        </w:rPr>
        <w:drawing>
          <wp:inline distT="0" distB="0" distL="0" distR="0" wp14:anchorId="739B4AB0" wp14:editId="2DBDA06D">
            <wp:extent cx="2228850" cy="1638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228850" cy="1638300"/>
                    </a:xfrm>
                    <a:prstGeom prst="rect">
                      <a:avLst/>
                    </a:prstGeom>
                    <a:noFill/>
                    <a:ln>
                      <a:noFill/>
                    </a:ln>
                  </pic:spPr>
                </pic:pic>
              </a:graphicData>
            </a:graphic>
          </wp:inline>
        </w:drawing>
      </w:r>
      <w:r w:rsidRPr="00F6327F">
        <w:rPr>
          <w:sz w:val="22"/>
          <w:szCs w:val="22"/>
          <w:lang w:val="en-CA"/>
        </w:rPr>
        <w:t xml:space="preserve"> </w:t>
      </w:r>
      <w:r w:rsidRPr="00F6327F">
        <w:rPr>
          <w:noProof/>
          <w:sz w:val="22"/>
          <w:szCs w:val="22"/>
          <w:lang w:val="en-CA" w:eastAsia="en-CA"/>
        </w:rPr>
        <w:drawing>
          <wp:inline distT="0" distB="0" distL="0" distR="0" wp14:anchorId="6E5459A6" wp14:editId="5EC052A8">
            <wp:extent cx="1990725"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0725" cy="1638300"/>
                    </a:xfrm>
                    <a:prstGeom prst="rect">
                      <a:avLst/>
                    </a:prstGeom>
                    <a:noFill/>
                    <a:ln>
                      <a:noFill/>
                    </a:ln>
                  </pic:spPr>
                </pic:pic>
              </a:graphicData>
            </a:graphic>
          </wp:inline>
        </w:drawing>
      </w:r>
    </w:p>
    <w:p w14:paraId="33C37840" w14:textId="77777777" w:rsidR="00F6327F" w:rsidRPr="00F6327F" w:rsidRDefault="00F6327F" w:rsidP="00F6327F">
      <w:pPr>
        <w:rPr>
          <w:sz w:val="22"/>
          <w:szCs w:val="22"/>
          <w:lang w:val="en-CA"/>
        </w:rPr>
      </w:pPr>
    </w:p>
    <w:p w14:paraId="6CE90FE8" w14:textId="77777777" w:rsidR="00F6327F" w:rsidRPr="00F6327F" w:rsidRDefault="00F6327F" w:rsidP="00F6327F">
      <w:pPr>
        <w:ind w:firstLine="360"/>
        <w:rPr>
          <w:sz w:val="22"/>
          <w:szCs w:val="22"/>
          <w:lang w:val="en-CA"/>
        </w:rPr>
      </w:pPr>
      <w:r w:rsidRPr="00F6327F">
        <w:rPr>
          <w:sz w:val="22"/>
          <w:szCs w:val="22"/>
          <w:lang w:val="en-CA"/>
        </w:rPr>
        <w:t>While organizing the components of a report keep the following principles of visual perception in mind.  They can be used to indicate how different blocks of data are related to each other:</w:t>
      </w:r>
    </w:p>
    <w:p w14:paraId="44141D42" w14:textId="77777777" w:rsidR="00F6327F" w:rsidRPr="00F6327F" w:rsidRDefault="00F6327F" w:rsidP="00F6327F">
      <w:pPr>
        <w:pStyle w:val="ListParagraph"/>
        <w:numPr>
          <w:ilvl w:val="0"/>
          <w:numId w:val="26"/>
        </w:numPr>
        <w:spacing w:after="200" w:line="276" w:lineRule="auto"/>
        <w:jc w:val="both"/>
        <w:rPr>
          <w:sz w:val="22"/>
          <w:szCs w:val="22"/>
        </w:rPr>
      </w:pPr>
      <w:r w:rsidRPr="00F6327F">
        <w:rPr>
          <w:sz w:val="22"/>
          <w:szCs w:val="22"/>
        </w:rPr>
        <w:t>Objects that are close together are perceived as a group;</w:t>
      </w:r>
    </w:p>
    <w:p w14:paraId="52B34F0F" w14:textId="77777777" w:rsidR="00F6327F" w:rsidRPr="00F6327F" w:rsidRDefault="00F6327F" w:rsidP="00F6327F">
      <w:pPr>
        <w:pStyle w:val="ListParagraph"/>
        <w:numPr>
          <w:ilvl w:val="0"/>
          <w:numId w:val="26"/>
        </w:numPr>
        <w:spacing w:after="200" w:line="276" w:lineRule="auto"/>
        <w:jc w:val="both"/>
        <w:rPr>
          <w:sz w:val="22"/>
          <w:szCs w:val="22"/>
        </w:rPr>
      </w:pPr>
      <w:r w:rsidRPr="00F6327F">
        <w:rPr>
          <w:sz w:val="22"/>
          <w:szCs w:val="22"/>
        </w:rPr>
        <w:t>Objects that share similar shape and colour are perceived as a group;</w:t>
      </w:r>
    </w:p>
    <w:p w14:paraId="43ECC35F" w14:textId="77777777" w:rsidR="00F6327F" w:rsidRPr="00F6327F" w:rsidRDefault="00F6327F" w:rsidP="00F6327F">
      <w:pPr>
        <w:pStyle w:val="ListParagraph"/>
        <w:numPr>
          <w:ilvl w:val="0"/>
          <w:numId w:val="26"/>
        </w:numPr>
        <w:spacing w:after="200" w:line="276" w:lineRule="auto"/>
        <w:jc w:val="both"/>
        <w:rPr>
          <w:sz w:val="22"/>
          <w:szCs w:val="22"/>
        </w:rPr>
      </w:pPr>
      <w:r w:rsidRPr="00F6327F">
        <w:rPr>
          <w:sz w:val="22"/>
          <w:szCs w:val="22"/>
        </w:rPr>
        <w:t>Objects that have a boundary such as a box or background shading are perceived as a group;</w:t>
      </w:r>
    </w:p>
    <w:p w14:paraId="6D0FF3F1" w14:textId="77777777" w:rsidR="00F6327F" w:rsidRPr="00F6327F" w:rsidRDefault="00F6327F" w:rsidP="00F6327F">
      <w:pPr>
        <w:pStyle w:val="ListParagraph"/>
        <w:numPr>
          <w:ilvl w:val="0"/>
          <w:numId w:val="26"/>
        </w:numPr>
        <w:spacing w:after="200" w:line="276" w:lineRule="auto"/>
        <w:jc w:val="both"/>
        <w:rPr>
          <w:sz w:val="22"/>
          <w:szCs w:val="22"/>
        </w:rPr>
      </w:pPr>
      <w:r w:rsidRPr="00F6327F">
        <w:rPr>
          <w:sz w:val="22"/>
          <w:szCs w:val="22"/>
        </w:rPr>
        <w:t>Objects that are aligned together are perceived to be a continuation of one another; and</w:t>
      </w:r>
    </w:p>
    <w:p w14:paraId="180E5BFD" w14:textId="77777777" w:rsidR="00F6327F" w:rsidRPr="00F6327F" w:rsidRDefault="00F6327F" w:rsidP="00F6327F">
      <w:pPr>
        <w:pStyle w:val="ListParagraph"/>
        <w:numPr>
          <w:ilvl w:val="0"/>
          <w:numId w:val="26"/>
        </w:numPr>
        <w:spacing w:after="200" w:line="276" w:lineRule="auto"/>
        <w:jc w:val="both"/>
        <w:rPr>
          <w:sz w:val="22"/>
          <w:szCs w:val="22"/>
        </w:rPr>
      </w:pPr>
      <w:r w:rsidRPr="00F6327F">
        <w:rPr>
          <w:sz w:val="22"/>
          <w:szCs w:val="22"/>
        </w:rPr>
        <w:t>Objects that are connected (e.g. by line or arrow) are perceived to be a continuation of one another.</w:t>
      </w:r>
    </w:p>
    <w:p w14:paraId="79EBC110" w14:textId="77777777" w:rsidR="00F6327F" w:rsidRDefault="00F6327F" w:rsidP="00F6327F">
      <w:pPr>
        <w:pStyle w:val="Subtitle"/>
        <w:rPr>
          <w:color w:val="auto"/>
          <w:sz w:val="22"/>
          <w:szCs w:val="22"/>
        </w:rPr>
      </w:pPr>
    </w:p>
    <w:p w14:paraId="645A7FF1" w14:textId="77777777" w:rsidR="00F6327F" w:rsidRDefault="00F6327F" w:rsidP="00F6327F">
      <w:pPr>
        <w:pStyle w:val="Subtitle"/>
        <w:rPr>
          <w:color w:val="auto"/>
          <w:sz w:val="22"/>
          <w:szCs w:val="22"/>
        </w:rPr>
      </w:pPr>
    </w:p>
    <w:p w14:paraId="7EEB2793" w14:textId="77777777" w:rsidR="00F6327F" w:rsidRDefault="00F6327F" w:rsidP="00F6327F">
      <w:pPr>
        <w:pStyle w:val="Subtitle"/>
        <w:rPr>
          <w:color w:val="auto"/>
          <w:sz w:val="22"/>
          <w:szCs w:val="22"/>
        </w:rPr>
      </w:pPr>
    </w:p>
    <w:p w14:paraId="1E5A293E" w14:textId="77777777" w:rsidR="00F6327F" w:rsidRDefault="00F6327F" w:rsidP="00F6327F">
      <w:pPr>
        <w:pStyle w:val="Subtitle"/>
        <w:rPr>
          <w:color w:val="auto"/>
          <w:sz w:val="22"/>
          <w:szCs w:val="22"/>
        </w:rPr>
      </w:pPr>
    </w:p>
    <w:p w14:paraId="671094F0" w14:textId="77777777" w:rsidR="005703B2" w:rsidRPr="005703B2" w:rsidRDefault="005703B2" w:rsidP="005703B2"/>
    <w:p w14:paraId="03ECE64D" w14:textId="77777777" w:rsidR="00F6327F" w:rsidRPr="00F6327F" w:rsidRDefault="00F6327F" w:rsidP="00F6327F">
      <w:pPr>
        <w:pStyle w:val="Subtitle"/>
        <w:jc w:val="left"/>
        <w:rPr>
          <w:b/>
          <w:sz w:val="22"/>
          <w:szCs w:val="22"/>
        </w:rPr>
      </w:pPr>
      <w:r w:rsidRPr="00F6327F">
        <w:rPr>
          <w:b/>
          <w:sz w:val="22"/>
          <w:szCs w:val="22"/>
        </w:rPr>
        <w:lastRenderedPageBreak/>
        <w:t>Element organization principles:</w:t>
      </w:r>
    </w:p>
    <w:p w14:paraId="324BC2FC" w14:textId="77777777" w:rsidR="00F6327F" w:rsidRPr="00F6327F" w:rsidRDefault="00F6327F" w:rsidP="00F6327F">
      <w:pPr>
        <w:pStyle w:val="ListParagraph"/>
        <w:numPr>
          <w:ilvl w:val="0"/>
          <w:numId w:val="27"/>
        </w:numPr>
        <w:spacing w:after="200" w:line="276" w:lineRule="auto"/>
        <w:ind w:left="360"/>
        <w:jc w:val="both"/>
        <w:rPr>
          <w:noProof/>
          <w:sz w:val="22"/>
          <w:szCs w:val="22"/>
          <w:lang w:eastAsia="en-CA"/>
        </w:rPr>
      </w:pPr>
      <w:r w:rsidRPr="00F6327F">
        <w:rPr>
          <w:noProof/>
          <w:sz w:val="22"/>
          <w:szCs w:val="22"/>
          <w:lang w:eastAsia="en-CA"/>
        </w:rPr>
        <w:t>Information needs to be presented in a well organized manner.  Data should be arranged such that it can be consumed easily based on importance and proper viewing sequence.  Data that needs to be compared should be arranged and designed to make comparisons easily possible.</w:t>
      </w:r>
    </w:p>
    <w:p w14:paraId="1F83FB11" w14:textId="77777777" w:rsidR="00F6327F" w:rsidRPr="00F6327F" w:rsidRDefault="00F6327F" w:rsidP="00F6327F">
      <w:pPr>
        <w:pStyle w:val="ListParagraph"/>
        <w:numPr>
          <w:ilvl w:val="0"/>
          <w:numId w:val="0"/>
        </w:numPr>
        <w:ind w:left="360"/>
        <w:rPr>
          <w:noProof/>
          <w:sz w:val="22"/>
          <w:szCs w:val="22"/>
          <w:lang w:eastAsia="en-CA"/>
        </w:rPr>
      </w:pPr>
    </w:p>
    <w:p w14:paraId="25437386" w14:textId="77777777" w:rsidR="00F6327F" w:rsidRPr="00F6327F" w:rsidRDefault="00F6327F" w:rsidP="00F6327F">
      <w:pPr>
        <w:pStyle w:val="ListParagraph"/>
        <w:numPr>
          <w:ilvl w:val="0"/>
          <w:numId w:val="27"/>
        </w:numPr>
        <w:spacing w:after="200" w:line="276" w:lineRule="auto"/>
        <w:ind w:left="360"/>
        <w:jc w:val="both"/>
        <w:rPr>
          <w:noProof/>
          <w:sz w:val="22"/>
          <w:szCs w:val="22"/>
          <w:lang w:eastAsia="en-CA"/>
        </w:rPr>
      </w:pPr>
      <w:r w:rsidRPr="00F6327F">
        <w:rPr>
          <w:noProof/>
          <w:sz w:val="22"/>
          <w:szCs w:val="22"/>
          <w:lang w:eastAsia="en-CA"/>
        </w:rPr>
        <w:t>Avoid introducing meaningless variety.  E.g. You have placed four bar charts on a report so you feel compelled to make the fith graph a pie chart just to introduce some variety to the report.</w:t>
      </w:r>
    </w:p>
    <w:p w14:paraId="27B3A5EF" w14:textId="77777777" w:rsidR="00F6327F" w:rsidRPr="00F6327F" w:rsidRDefault="00F6327F" w:rsidP="00F6327F">
      <w:pPr>
        <w:pStyle w:val="ListParagraph"/>
        <w:numPr>
          <w:ilvl w:val="0"/>
          <w:numId w:val="0"/>
        </w:numPr>
        <w:ind w:left="360"/>
        <w:rPr>
          <w:noProof/>
          <w:sz w:val="22"/>
          <w:szCs w:val="22"/>
          <w:lang w:eastAsia="en-CA"/>
        </w:rPr>
      </w:pPr>
    </w:p>
    <w:p w14:paraId="31F19BE4" w14:textId="77777777" w:rsidR="00F6327F" w:rsidRPr="00F6327F" w:rsidRDefault="00F6327F" w:rsidP="00F6327F">
      <w:pPr>
        <w:pStyle w:val="ListParagraph"/>
        <w:numPr>
          <w:ilvl w:val="0"/>
          <w:numId w:val="27"/>
        </w:numPr>
        <w:spacing w:after="200" w:line="276" w:lineRule="auto"/>
        <w:ind w:left="360"/>
        <w:jc w:val="both"/>
        <w:rPr>
          <w:noProof/>
          <w:sz w:val="22"/>
          <w:szCs w:val="22"/>
          <w:lang w:eastAsia="en-CA"/>
        </w:rPr>
      </w:pPr>
      <w:r w:rsidRPr="00F6327F">
        <w:rPr>
          <w:noProof/>
          <w:sz w:val="22"/>
          <w:szCs w:val="22"/>
          <w:lang w:eastAsia="en-CA"/>
        </w:rPr>
        <w:t>Avoid exceeding the boundaries of a printed page or monitor display, or squeezing too much information on a page.  Displaying too many details or too much precision can overwhelm the user.</w:t>
      </w:r>
    </w:p>
    <w:p w14:paraId="1CF63A0B" w14:textId="77777777" w:rsidR="00F6327F" w:rsidRPr="00F6327F" w:rsidRDefault="00F6327F" w:rsidP="00F6327F">
      <w:pPr>
        <w:pStyle w:val="ListParagraph"/>
        <w:numPr>
          <w:ilvl w:val="0"/>
          <w:numId w:val="0"/>
        </w:numPr>
        <w:ind w:left="360"/>
        <w:rPr>
          <w:noProof/>
          <w:sz w:val="22"/>
          <w:szCs w:val="22"/>
          <w:lang w:eastAsia="en-CA"/>
        </w:rPr>
      </w:pPr>
    </w:p>
    <w:p w14:paraId="2D1D8506" w14:textId="77777777" w:rsidR="00F6327F" w:rsidRPr="00F6327F" w:rsidRDefault="00F6327F" w:rsidP="00F6327F">
      <w:pPr>
        <w:pStyle w:val="ListParagraph"/>
        <w:numPr>
          <w:ilvl w:val="0"/>
          <w:numId w:val="27"/>
        </w:numPr>
        <w:spacing w:after="200" w:line="276" w:lineRule="auto"/>
        <w:ind w:left="360"/>
        <w:jc w:val="both"/>
        <w:rPr>
          <w:sz w:val="22"/>
          <w:szCs w:val="22"/>
        </w:rPr>
      </w:pPr>
      <w:r w:rsidRPr="00F6327F">
        <w:rPr>
          <w:sz w:val="22"/>
          <w:szCs w:val="22"/>
        </w:rPr>
        <w:t>When designing reports it is important not to overload the user with unnecessary information that distracts the user and makes it difficult to interpret the data.</w:t>
      </w:r>
    </w:p>
    <w:p w14:paraId="60850687" w14:textId="77777777" w:rsidR="00F6327F" w:rsidRPr="00F6327F" w:rsidRDefault="00F6327F" w:rsidP="00F6327F">
      <w:pPr>
        <w:pStyle w:val="ListParagraph"/>
        <w:numPr>
          <w:ilvl w:val="0"/>
          <w:numId w:val="0"/>
        </w:numPr>
        <w:ind w:left="360"/>
        <w:rPr>
          <w:noProof/>
          <w:sz w:val="22"/>
          <w:szCs w:val="22"/>
          <w:lang w:eastAsia="en-CA"/>
        </w:rPr>
      </w:pPr>
    </w:p>
    <w:p w14:paraId="6A585097" w14:textId="77777777" w:rsidR="00F6327F" w:rsidRPr="00F6327F" w:rsidRDefault="00F6327F" w:rsidP="00F6327F">
      <w:pPr>
        <w:pStyle w:val="ListParagraph"/>
        <w:numPr>
          <w:ilvl w:val="0"/>
          <w:numId w:val="27"/>
        </w:numPr>
        <w:spacing w:after="200" w:line="276" w:lineRule="auto"/>
        <w:ind w:left="360"/>
        <w:jc w:val="both"/>
        <w:rPr>
          <w:sz w:val="22"/>
          <w:szCs w:val="22"/>
        </w:rPr>
      </w:pPr>
      <w:r w:rsidRPr="00F6327F">
        <w:rPr>
          <w:sz w:val="22"/>
          <w:szCs w:val="22"/>
        </w:rPr>
        <w:t>Charts and corresponding tables must be aligned and made the same size. This offers a visual cue that they are related.</w:t>
      </w:r>
    </w:p>
    <w:p w14:paraId="5918B21B" w14:textId="77777777" w:rsidR="00F6327F" w:rsidRPr="00F6327F" w:rsidRDefault="00F6327F" w:rsidP="00F6327F">
      <w:pPr>
        <w:pStyle w:val="ListParagraph"/>
        <w:numPr>
          <w:ilvl w:val="0"/>
          <w:numId w:val="0"/>
        </w:numPr>
        <w:ind w:left="170"/>
        <w:rPr>
          <w:sz w:val="22"/>
          <w:szCs w:val="22"/>
        </w:rPr>
      </w:pPr>
    </w:p>
    <w:p w14:paraId="23759C50" w14:textId="77777777" w:rsidR="00F6327F" w:rsidRPr="00C3554D" w:rsidRDefault="00F6327F" w:rsidP="00F6327F">
      <w:pPr>
        <w:pStyle w:val="ListParagraph"/>
        <w:numPr>
          <w:ilvl w:val="0"/>
          <w:numId w:val="25"/>
        </w:numPr>
        <w:spacing w:after="200" w:line="276" w:lineRule="auto"/>
        <w:jc w:val="both"/>
      </w:pPr>
      <w:r w:rsidRPr="00C3554D">
        <w:br w:type="page"/>
      </w:r>
    </w:p>
    <w:p w14:paraId="71FA6F1E" w14:textId="77777777" w:rsidR="00F6327F" w:rsidRPr="00536DA6" w:rsidRDefault="00F6327F" w:rsidP="008F0AD4">
      <w:pPr>
        <w:pStyle w:val="Heading2"/>
        <w:numPr>
          <w:ilvl w:val="1"/>
          <w:numId w:val="24"/>
        </w:numPr>
        <w:spacing w:before="240" w:line="240" w:lineRule="auto"/>
        <w:jc w:val="both"/>
      </w:pPr>
      <w:bookmarkStart w:id="19" w:name="_Toc482174244"/>
      <w:bookmarkStart w:id="20" w:name="_Toc488771428"/>
      <w:bookmarkStart w:id="21" w:name="_Toc8822645"/>
      <w:r w:rsidRPr="00536DA6">
        <w:lastRenderedPageBreak/>
        <w:t>Report Design Principles</w:t>
      </w:r>
      <w:bookmarkEnd w:id="19"/>
      <w:bookmarkEnd w:id="20"/>
      <w:bookmarkEnd w:id="21"/>
    </w:p>
    <w:p w14:paraId="2F85CBBC" w14:textId="77777777" w:rsidR="00F6327F" w:rsidRDefault="00F6327F" w:rsidP="008F0AD4">
      <w:pPr>
        <w:pStyle w:val="Heading3"/>
        <w:numPr>
          <w:ilvl w:val="2"/>
          <w:numId w:val="24"/>
        </w:numPr>
        <w:spacing w:before="360" w:line="240" w:lineRule="auto"/>
        <w:jc w:val="both"/>
      </w:pPr>
      <w:bookmarkStart w:id="22" w:name="_Toc488771429"/>
      <w:bookmarkStart w:id="23" w:name="_Toc8822646"/>
      <w:r>
        <w:t>Page Layout &amp; Template</w:t>
      </w:r>
      <w:bookmarkEnd w:id="22"/>
      <w:bookmarkEnd w:id="23"/>
    </w:p>
    <w:p w14:paraId="3AE5AC43" w14:textId="77777777" w:rsidR="00F6327F" w:rsidRDefault="00F6327F" w:rsidP="00F6327F">
      <w:pPr>
        <w:pStyle w:val="ListBullets"/>
        <w:numPr>
          <w:ilvl w:val="0"/>
          <w:numId w:val="0"/>
        </w:numPr>
        <w:ind w:left="17"/>
        <w:rPr>
          <w:lang w:val="en-CA"/>
        </w:rPr>
      </w:pPr>
    </w:p>
    <w:p w14:paraId="180E4C53" w14:textId="397CCC92" w:rsidR="00F6327F" w:rsidRPr="008F0AD4" w:rsidRDefault="00B3338B" w:rsidP="008F0AD4">
      <w:pPr>
        <w:pStyle w:val="ListBullets"/>
        <w:numPr>
          <w:ilvl w:val="0"/>
          <w:numId w:val="0"/>
        </w:numPr>
        <w:ind w:left="360" w:firstLine="360"/>
        <w:rPr>
          <w:rFonts w:ascii="Arial" w:hAnsi="Arial"/>
          <w:sz w:val="22"/>
          <w:lang w:val="en-CA"/>
        </w:rPr>
      </w:pPr>
      <w:r>
        <w:rPr>
          <w:rFonts w:ascii="Arial" w:hAnsi="Arial"/>
          <w:sz w:val="22"/>
          <w:lang w:val="en-CA"/>
        </w:rPr>
        <w:t>The standard template,</w:t>
      </w:r>
      <w:r w:rsidR="00F6327F" w:rsidRPr="00DB770F">
        <w:rPr>
          <w:rFonts w:ascii="Arial" w:hAnsi="Arial"/>
          <w:color w:val="FF0000"/>
          <w:sz w:val="22"/>
          <w:lang w:val="en-CA"/>
        </w:rPr>
        <w:t xml:space="preserve"> </w:t>
      </w:r>
      <w:r w:rsidR="00F6327F" w:rsidRPr="008F0AD4">
        <w:rPr>
          <w:rFonts w:ascii="Arial" w:hAnsi="Arial"/>
          <w:sz w:val="22"/>
          <w:lang w:val="en-CA"/>
        </w:rPr>
        <w:t>includes a header that has the data refresh date as well as a page footer that includes the page number.  The data refresh date is the report calculation date or load date, depending on the type of data source and available dates. The page header should also contain a meaningful report title.</w:t>
      </w:r>
    </w:p>
    <w:p w14:paraId="7792D8A7" w14:textId="77777777" w:rsidR="008F0AD4" w:rsidRDefault="008F0AD4" w:rsidP="008F0AD4">
      <w:pPr>
        <w:pStyle w:val="ListBullets"/>
        <w:numPr>
          <w:ilvl w:val="0"/>
          <w:numId w:val="0"/>
        </w:numPr>
        <w:ind w:left="360"/>
        <w:rPr>
          <w:rFonts w:ascii="Arial" w:hAnsi="Arial"/>
          <w:sz w:val="22"/>
          <w:lang w:val="en-CA"/>
        </w:rPr>
      </w:pPr>
    </w:p>
    <w:p w14:paraId="578E69F7" w14:textId="77777777" w:rsidR="00F6327F" w:rsidRPr="008F0AD4" w:rsidRDefault="00F6327F" w:rsidP="008F0AD4">
      <w:pPr>
        <w:pStyle w:val="ListBullets"/>
        <w:numPr>
          <w:ilvl w:val="0"/>
          <w:numId w:val="0"/>
        </w:numPr>
        <w:ind w:left="360"/>
        <w:rPr>
          <w:rFonts w:ascii="Arial" w:hAnsi="Arial"/>
          <w:sz w:val="22"/>
          <w:lang w:val="en-CA"/>
        </w:rPr>
      </w:pPr>
      <w:r w:rsidRPr="008F0AD4">
        <w:rPr>
          <w:rFonts w:ascii="Arial" w:hAnsi="Arial"/>
          <w:sz w:val="22"/>
          <w:lang w:val="en-CA"/>
        </w:rPr>
        <w:t>Do not rely on the default formatting options of the software and rather apply design principles that enhance your unique report.</w:t>
      </w:r>
    </w:p>
    <w:p w14:paraId="0D8406C5" w14:textId="77777777" w:rsidR="00F6327F" w:rsidRDefault="00F6327F" w:rsidP="008F0AD4">
      <w:pPr>
        <w:pStyle w:val="Heading3"/>
        <w:numPr>
          <w:ilvl w:val="2"/>
          <w:numId w:val="24"/>
        </w:numPr>
        <w:spacing w:before="360" w:line="240" w:lineRule="auto"/>
        <w:jc w:val="both"/>
      </w:pPr>
      <w:bookmarkStart w:id="24" w:name="_Toc488402432"/>
      <w:bookmarkStart w:id="25" w:name="_Toc488771430"/>
      <w:bookmarkStart w:id="26" w:name="_Toc8822647"/>
      <w:bookmarkEnd w:id="24"/>
      <w:r>
        <w:t>Data Context</w:t>
      </w:r>
      <w:bookmarkEnd w:id="25"/>
      <w:bookmarkEnd w:id="26"/>
    </w:p>
    <w:p w14:paraId="1D046579" w14:textId="77777777" w:rsidR="00F6327F" w:rsidRDefault="00F6327F" w:rsidP="008F0AD4">
      <w:pPr>
        <w:pStyle w:val="ListBullets"/>
        <w:numPr>
          <w:ilvl w:val="0"/>
          <w:numId w:val="0"/>
        </w:numPr>
        <w:ind w:left="397" w:hanging="380"/>
        <w:rPr>
          <w:lang w:val="en-CA"/>
        </w:rPr>
      </w:pPr>
    </w:p>
    <w:p w14:paraId="4CB58562" w14:textId="77777777" w:rsidR="00F6327F" w:rsidRPr="008F0AD4" w:rsidRDefault="00F6327F" w:rsidP="008F0AD4">
      <w:pPr>
        <w:pStyle w:val="ListBullets"/>
        <w:numPr>
          <w:ilvl w:val="0"/>
          <w:numId w:val="0"/>
        </w:numPr>
        <w:ind w:left="360" w:firstLine="360"/>
        <w:rPr>
          <w:rFonts w:ascii="Arial" w:hAnsi="Arial"/>
          <w:sz w:val="22"/>
          <w:lang w:val="en-CA"/>
        </w:rPr>
      </w:pPr>
      <w:r w:rsidRPr="008F0AD4">
        <w:rPr>
          <w:rFonts w:ascii="Arial" w:hAnsi="Arial"/>
          <w:sz w:val="22"/>
          <w:lang w:val="en-CA"/>
        </w:rPr>
        <w:t>Provide meaningful context in order to understand where the data is coming from and how to interpret it. Include descriptions of any conditions that may not be obvious to the viewer (e.g. how data is filtered or how a calculation is defined).</w:t>
      </w:r>
    </w:p>
    <w:p w14:paraId="6ACAE3CE" w14:textId="77777777" w:rsidR="00F6327F" w:rsidRPr="008F0AD4" w:rsidRDefault="00F6327F" w:rsidP="008F0AD4">
      <w:pPr>
        <w:pStyle w:val="ListBullets"/>
        <w:numPr>
          <w:ilvl w:val="0"/>
          <w:numId w:val="0"/>
        </w:numPr>
        <w:ind w:left="360"/>
        <w:rPr>
          <w:rFonts w:ascii="Arial" w:hAnsi="Arial"/>
          <w:sz w:val="22"/>
          <w:lang w:val="en-CA"/>
        </w:rPr>
      </w:pPr>
      <w:r w:rsidRPr="008F0AD4">
        <w:rPr>
          <w:rFonts w:ascii="Arial" w:hAnsi="Arial"/>
          <w:sz w:val="22"/>
          <w:lang w:val="en-CA"/>
        </w:rPr>
        <w:t>Display dimensions labels, descriptive titles &amp; subtitles when necessary, scales and any other information that is required to understand the meaning of the data.</w:t>
      </w:r>
    </w:p>
    <w:p w14:paraId="04924290" w14:textId="77777777" w:rsidR="00F6327F" w:rsidRPr="008F0AD4" w:rsidRDefault="00F6327F" w:rsidP="008F0AD4">
      <w:pPr>
        <w:pStyle w:val="ListBullets"/>
        <w:numPr>
          <w:ilvl w:val="0"/>
          <w:numId w:val="0"/>
        </w:numPr>
        <w:ind w:left="360"/>
        <w:rPr>
          <w:rFonts w:ascii="Arial" w:hAnsi="Arial"/>
          <w:sz w:val="22"/>
          <w:lang w:val="en-CA"/>
        </w:rPr>
      </w:pPr>
      <w:r w:rsidRPr="008F0AD4">
        <w:rPr>
          <w:rFonts w:ascii="Arial" w:hAnsi="Arial"/>
          <w:sz w:val="22"/>
          <w:lang w:val="en-CA"/>
        </w:rPr>
        <w:t>Display data accurately:</w:t>
      </w:r>
    </w:p>
    <w:p w14:paraId="7A103100" w14:textId="77777777" w:rsidR="00F6327F" w:rsidRPr="008F0AD4" w:rsidRDefault="00F6327F" w:rsidP="008F0AD4">
      <w:pPr>
        <w:pStyle w:val="ListBullets"/>
        <w:numPr>
          <w:ilvl w:val="1"/>
          <w:numId w:val="30"/>
        </w:numPr>
        <w:ind w:left="1023"/>
        <w:rPr>
          <w:rFonts w:ascii="Arial" w:hAnsi="Arial"/>
          <w:sz w:val="22"/>
          <w:lang w:val="en-CA"/>
        </w:rPr>
      </w:pPr>
      <w:r w:rsidRPr="008F0AD4">
        <w:rPr>
          <w:rFonts w:ascii="Arial" w:hAnsi="Arial"/>
          <w:sz w:val="22"/>
          <w:lang w:val="en-CA"/>
        </w:rPr>
        <w:t>Values rounded inappropriately diminish their value.</w:t>
      </w:r>
    </w:p>
    <w:p w14:paraId="5A34D106" w14:textId="77777777" w:rsidR="00F6327F" w:rsidRPr="008F0AD4" w:rsidRDefault="00F6327F" w:rsidP="008F0AD4">
      <w:pPr>
        <w:pStyle w:val="ListBullets"/>
        <w:numPr>
          <w:ilvl w:val="1"/>
          <w:numId w:val="30"/>
        </w:numPr>
        <w:ind w:left="1023"/>
        <w:rPr>
          <w:rFonts w:ascii="Arial" w:hAnsi="Arial"/>
          <w:sz w:val="22"/>
          <w:lang w:val="en-CA"/>
        </w:rPr>
      </w:pPr>
      <w:r w:rsidRPr="008F0AD4">
        <w:rPr>
          <w:rFonts w:ascii="Arial" w:hAnsi="Arial"/>
          <w:sz w:val="22"/>
          <w:lang w:val="en-CA"/>
        </w:rPr>
        <w:t>Inappropriately dropping values or groups result in an incomplete data set.</w:t>
      </w:r>
    </w:p>
    <w:p w14:paraId="3743AF1E" w14:textId="77777777" w:rsidR="00F6327F" w:rsidRPr="006058B4" w:rsidRDefault="00F6327F" w:rsidP="008F0AD4">
      <w:pPr>
        <w:pStyle w:val="Heading3"/>
        <w:numPr>
          <w:ilvl w:val="2"/>
          <w:numId w:val="24"/>
        </w:numPr>
        <w:spacing w:before="360" w:line="240" w:lineRule="auto"/>
        <w:jc w:val="both"/>
      </w:pPr>
      <w:bookmarkStart w:id="27" w:name="_Toc488771431"/>
      <w:bookmarkStart w:id="28" w:name="_Toc8822648"/>
      <w:r w:rsidRPr="006058B4">
        <w:t>The Concept of Data Ink</w:t>
      </w:r>
      <w:bookmarkEnd w:id="27"/>
      <w:bookmarkEnd w:id="28"/>
      <w:r w:rsidRPr="006058B4">
        <w:t xml:space="preserve"> </w:t>
      </w:r>
    </w:p>
    <w:p w14:paraId="3AA1E6DE" w14:textId="77777777" w:rsidR="00F6327F" w:rsidRDefault="00F6327F" w:rsidP="00F6327F">
      <w:pPr>
        <w:rPr>
          <w:lang w:val="en-CA"/>
        </w:rPr>
      </w:pPr>
    </w:p>
    <w:p w14:paraId="7022ABBC" w14:textId="77777777" w:rsidR="00F6327F" w:rsidRPr="008F0AD4" w:rsidRDefault="00F6327F" w:rsidP="008F0AD4">
      <w:pPr>
        <w:ind w:left="360" w:firstLine="360"/>
        <w:rPr>
          <w:sz w:val="22"/>
          <w:lang w:val="en-CA"/>
        </w:rPr>
      </w:pPr>
      <w:r w:rsidRPr="008F0AD4">
        <w:rPr>
          <w:sz w:val="22"/>
          <w:lang w:val="en-CA"/>
        </w:rPr>
        <w:t>Data ink is the ink (or pixels) in tables and graphs that actually display the information you want to communicate. “</w:t>
      </w:r>
      <w:r w:rsidRPr="008F0AD4">
        <w:rPr>
          <w:i/>
          <w:sz w:val="22"/>
          <w:lang w:val="en-CA"/>
        </w:rPr>
        <w:t>Data-ink ratio</w:t>
      </w:r>
      <w:r w:rsidRPr="008F0AD4">
        <w:rPr>
          <w:sz w:val="22"/>
          <w:lang w:val="en-CA"/>
        </w:rPr>
        <w:t>” is defined as the ratio of data ink to total ink used to display the graphic.</w:t>
      </w:r>
    </w:p>
    <w:p w14:paraId="7D234A5F" w14:textId="77777777" w:rsidR="00F6327F" w:rsidRPr="008F0AD4" w:rsidRDefault="00F6327F" w:rsidP="008F0AD4">
      <w:pPr>
        <w:ind w:left="360" w:firstLine="360"/>
        <w:rPr>
          <w:sz w:val="22"/>
          <w:lang w:val="en-CA"/>
        </w:rPr>
      </w:pPr>
      <w:r w:rsidRPr="008F0AD4">
        <w:rPr>
          <w:sz w:val="22"/>
          <w:lang w:val="en-CA"/>
        </w:rPr>
        <w:t>It is recommended to maximize the data-ink ratio by eliminating or reducing as much non-data ink as possible, within reason.</w:t>
      </w:r>
    </w:p>
    <w:p w14:paraId="4DE9211C" w14:textId="77777777" w:rsidR="00F6327F" w:rsidRPr="008F0AD4" w:rsidRDefault="00F6327F" w:rsidP="008F0AD4">
      <w:pPr>
        <w:ind w:left="360" w:firstLine="360"/>
        <w:rPr>
          <w:sz w:val="22"/>
          <w:lang w:val="en-CA"/>
        </w:rPr>
      </w:pPr>
      <w:r w:rsidRPr="008F0AD4">
        <w:rPr>
          <w:sz w:val="22"/>
          <w:lang w:val="en-CA"/>
        </w:rPr>
        <w:t>Non-data components should be visible enough to serve their supporting purpose, but not so visible as to detract attention from the data.  This is achieved by eliminating or de-emphasizing (e.g. use thinner lines, lighter colours) components such as backgrounds, borders, grid lines, tick marks, and axes.</w:t>
      </w:r>
    </w:p>
    <w:p w14:paraId="03A82018" w14:textId="77777777" w:rsidR="00F6327F" w:rsidRPr="008F0AD4" w:rsidRDefault="00F6327F" w:rsidP="00F6327F">
      <w:pPr>
        <w:rPr>
          <w:sz w:val="22"/>
          <w:lang w:val="en-CA"/>
        </w:rPr>
      </w:pPr>
    </w:p>
    <w:p w14:paraId="63E3E1ED" w14:textId="77777777" w:rsidR="00F6327F" w:rsidRDefault="00F6327F" w:rsidP="00F6327F">
      <w:pPr>
        <w:rPr>
          <w:lang w:val="en-CA"/>
        </w:rPr>
      </w:pPr>
    </w:p>
    <w:p w14:paraId="385F3D8E" w14:textId="77777777" w:rsidR="00F6327F" w:rsidRDefault="00F6327F" w:rsidP="008F0AD4">
      <w:pPr>
        <w:pStyle w:val="Heading2"/>
        <w:numPr>
          <w:ilvl w:val="1"/>
          <w:numId w:val="24"/>
        </w:numPr>
        <w:spacing w:before="240" w:line="240" w:lineRule="auto"/>
        <w:jc w:val="both"/>
        <w:rPr>
          <w:lang w:eastAsia="fr-FR"/>
        </w:rPr>
      </w:pPr>
      <w:bookmarkStart w:id="29" w:name="_Toc482174245"/>
      <w:bookmarkStart w:id="30" w:name="_Toc488771432"/>
      <w:bookmarkStart w:id="31" w:name="_Toc8822649"/>
      <w:r>
        <w:rPr>
          <w:lang w:eastAsia="fr-FR"/>
        </w:rPr>
        <w:lastRenderedPageBreak/>
        <w:t xml:space="preserve">Effective Use of </w:t>
      </w:r>
      <w:proofErr w:type="spellStart"/>
      <w:r>
        <w:rPr>
          <w:lang w:eastAsia="fr-FR"/>
        </w:rPr>
        <w:t>Colours</w:t>
      </w:r>
      <w:bookmarkEnd w:id="29"/>
      <w:bookmarkEnd w:id="30"/>
      <w:bookmarkEnd w:id="31"/>
      <w:proofErr w:type="spellEnd"/>
    </w:p>
    <w:tbl>
      <w:tblPr>
        <w:tblStyle w:val="TableGrid"/>
        <w:tblW w:w="0" w:type="auto"/>
        <w:tblBorders>
          <w:top w:val="none" w:sz="0" w:space="0" w:color="auto"/>
          <w:left w:val="none" w:sz="0" w:space="0" w:color="auto"/>
          <w:bottom w:val="none" w:sz="0" w:space="0" w:color="auto"/>
          <w:right w:val="none" w:sz="0" w:space="0" w:color="auto"/>
          <w:insideH w:val="single" w:sz="4" w:space="0" w:color="767171" w:themeColor="background2" w:themeShade="80"/>
          <w:insideV w:val="none" w:sz="0" w:space="0" w:color="auto"/>
        </w:tblBorders>
        <w:tblLook w:val="04A0" w:firstRow="1" w:lastRow="0" w:firstColumn="1" w:lastColumn="0" w:noHBand="0" w:noVBand="1"/>
      </w:tblPr>
      <w:tblGrid>
        <w:gridCol w:w="9243"/>
        <w:gridCol w:w="94"/>
        <w:gridCol w:w="239"/>
      </w:tblGrid>
      <w:tr w:rsidR="00F6327F" w14:paraId="1B86FCCD" w14:textId="77777777" w:rsidTr="008F0AD4">
        <w:trPr>
          <w:trHeight w:val="485"/>
        </w:trPr>
        <w:tc>
          <w:tcPr>
            <w:tcW w:w="9576" w:type="dxa"/>
            <w:gridSpan w:val="3"/>
            <w:tcBorders>
              <w:bottom w:val="nil"/>
            </w:tcBorders>
            <w:shd w:val="clear" w:color="auto" w:fill="auto"/>
          </w:tcPr>
          <w:p w14:paraId="38C93F1D" w14:textId="77777777" w:rsidR="00F6327F" w:rsidRPr="00652C27" w:rsidRDefault="00F6327F" w:rsidP="008F0AD4">
            <w:pPr>
              <w:rPr>
                <w:sz w:val="24"/>
                <w:szCs w:val="24"/>
                <w:lang w:val="en-CA"/>
              </w:rPr>
            </w:pPr>
            <w:r w:rsidRPr="008F0AD4">
              <w:rPr>
                <w:sz w:val="22"/>
                <w:szCs w:val="24"/>
                <w:lang w:val="en-CA"/>
              </w:rPr>
              <w:t>Colour choices should be made thoughtfully. Generally, use non distractive colours. Avoid dark saturated colours in favour of lighter hues as they are more pleasing to the eye.  Some colours demand our attention, others are more subtle.  Pay attention to colour blindness which is a common affliction that makes some colours impossible to be distinguished. Projectors contrast also tends to make some colours impossible to be distinguished and therefore need to be tested when colour schemes are being determined. Example of a pale, non-distractive colour set:</w:t>
            </w:r>
          </w:p>
        </w:tc>
      </w:tr>
      <w:tr w:rsidR="00F6327F" w14:paraId="4CDCE3F8" w14:textId="77777777" w:rsidTr="008F0AD4">
        <w:trPr>
          <w:trHeight w:val="932"/>
        </w:trPr>
        <w:tc>
          <w:tcPr>
            <w:tcW w:w="9243" w:type="dxa"/>
            <w:tcBorders>
              <w:top w:val="nil"/>
              <w:bottom w:val="single" w:sz="4" w:space="0" w:color="767171" w:themeColor="background2" w:themeShade="80"/>
            </w:tcBorders>
          </w:tcPr>
          <w:p w14:paraId="249CFFF8" w14:textId="77777777" w:rsidR="00F6327F" w:rsidRDefault="00F6327F" w:rsidP="008F0AD4">
            <w:pPr>
              <w:jc w:val="center"/>
              <w:rPr>
                <w:lang w:val="en-CA"/>
              </w:rPr>
            </w:pPr>
            <w:r>
              <w:rPr>
                <w:noProof/>
                <w:lang w:val="en-CA" w:eastAsia="en-CA"/>
              </w:rPr>
              <w:drawing>
                <wp:inline distT="0" distB="0" distL="0" distR="0" wp14:anchorId="604E9939" wp14:editId="132FE7CD">
                  <wp:extent cx="4308033" cy="4054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lum bright="20000"/>
                            <a:extLst>
                              <a:ext uri="{28A0092B-C50C-407E-A947-70E740481C1C}">
                                <a14:useLocalDpi xmlns:a14="http://schemas.microsoft.com/office/drawing/2010/main" val="0"/>
                              </a:ext>
                            </a:extLst>
                          </a:blip>
                          <a:srcRect t="14546"/>
                          <a:stretch/>
                        </pic:blipFill>
                        <pic:spPr bwMode="auto">
                          <a:xfrm>
                            <a:off x="0" y="0"/>
                            <a:ext cx="4324350" cy="40697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3" w:type="dxa"/>
            <w:gridSpan w:val="2"/>
            <w:tcBorders>
              <w:top w:val="nil"/>
              <w:bottom w:val="single" w:sz="4" w:space="0" w:color="767171" w:themeColor="background2" w:themeShade="80"/>
            </w:tcBorders>
          </w:tcPr>
          <w:p w14:paraId="3614891D" w14:textId="77777777" w:rsidR="00F6327F" w:rsidRDefault="00F6327F" w:rsidP="008F0AD4">
            <w:pPr>
              <w:rPr>
                <w:lang w:val="en-CA"/>
              </w:rPr>
            </w:pPr>
          </w:p>
        </w:tc>
      </w:tr>
      <w:tr w:rsidR="00F6327F" w:rsidRPr="00B24284" w14:paraId="0C9942D9" w14:textId="77777777" w:rsidTr="008F0AD4">
        <w:trPr>
          <w:trHeight w:val="2788"/>
        </w:trPr>
        <w:tc>
          <w:tcPr>
            <w:tcW w:w="9576" w:type="dxa"/>
            <w:gridSpan w:val="3"/>
            <w:tcBorders>
              <w:top w:val="single" w:sz="4" w:space="0" w:color="767171" w:themeColor="background2" w:themeShade="80"/>
              <w:bottom w:val="nil"/>
            </w:tcBorders>
            <w:shd w:val="clear" w:color="auto" w:fill="auto"/>
          </w:tcPr>
          <w:p w14:paraId="5122710B" w14:textId="77777777" w:rsidR="00F6327F" w:rsidRPr="008F0AD4" w:rsidRDefault="00F6327F" w:rsidP="008F0AD4">
            <w:pPr>
              <w:spacing w:after="0"/>
              <w:rPr>
                <w:noProof/>
                <w:sz w:val="22"/>
                <w:szCs w:val="22"/>
                <w:lang w:val="en-CA" w:eastAsia="en-CA"/>
              </w:rPr>
            </w:pPr>
            <w:r w:rsidRPr="008F0AD4">
              <w:rPr>
                <w:noProof/>
                <w:sz w:val="22"/>
                <w:szCs w:val="22"/>
                <w:lang w:val="en-CA" w:eastAsia="en-CA"/>
              </w:rPr>
              <w:t>Do not over use colours and conditional formatting. Use them to highlight exceptions.</w:t>
            </w:r>
            <w:r w:rsidRPr="008F0AD4">
              <w:rPr>
                <w:noProof/>
                <w:sz w:val="22"/>
                <w:szCs w:val="22"/>
                <w:lang w:val="en-CA" w:eastAsia="en-CA"/>
              </w:rPr>
              <w:br/>
              <w:t>Avoid the use of too many colours in a graph.  Different bar colours should only be used to distinguish different measures (e.g. yearly sales versus projected sales) otherwise only one colour should be used (e.g. yearly sales for 10 different regions). Below is a good example of data highlight with a specific colour: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286"/>
              <w:gridCol w:w="1400"/>
              <w:gridCol w:w="1559"/>
            </w:tblGrid>
            <w:tr w:rsidR="00F6327F" w:rsidRPr="008F0AD4" w14:paraId="0F61C81D" w14:textId="77777777" w:rsidTr="008F0AD4">
              <w:trPr>
                <w:trHeight w:val="247"/>
                <w:jc w:val="center"/>
              </w:trPr>
              <w:tc>
                <w:tcPr>
                  <w:tcW w:w="2286" w:type="dxa"/>
                  <w:tcBorders>
                    <w:top w:val="nil"/>
                    <w:left w:val="nil"/>
                    <w:bottom w:val="single" w:sz="12" w:space="0" w:color="auto"/>
                    <w:right w:val="nil"/>
                  </w:tcBorders>
                  <w:hideMark/>
                </w:tcPr>
                <w:p w14:paraId="31578591" w14:textId="77777777" w:rsidR="00F6327F" w:rsidRPr="008F0AD4" w:rsidRDefault="00F6327F" w:rsidP="008F0AD4">
                  <w:pPr>
                    <w:rPr>
                      <w:rFonts w:ascii="Times New Roman" w:eastAsiaTheme="minorHAnsi" w:hAnsi="Times New Roman" w:cstheme="minorBidi"/>
                      <w:b/>
                      <w:i/>
                      <w:sz w:val="22"/>
                      <w:szCs w:val="22"/>
                    </w:rPr>
                  </w:pPr>
                  <w:r w:rsidRPr="008F0AD4">
                    <w:rPr>
                      <w:b/>
                      <w:i/>
                      <w:sz w:val="22"/>
                      <w:szCs w:val="22"/>
                    </w:rPr>
                    <w:t>Past 12 Months</w:t>
                  </w:r>
                </w:p>
              </w:tc>
              <w:tc>
                <w:tcPr>
                  <w:tcW w:w="1400" w:type="dxa"/>
                  <w:tcBorders>
                    <w:top w:val="nil"/>
                    <w:left w:val="nil"/>
                    <w:bottom w:val="single" w:sz="12" w:space="0" w:color="auto"/>
                    <w:right w:val="nil"/>
                  </w:tcBorders>
                  <w:hideMark/>
                </w:tcPr>
                <w:p w14:paraId="05ABEBF6" w14:textId="77777777" w:rsidR="00F6327F" w:rsidRPr="008F0AD4" w:rsidRDefault="00F6327F" w:rsidP="008F0AD4">
                  <w:pPr>
                    <w:rPr>
                      <w:b/>
                      <w:i/>
                      <w:sz w:val="22"/>
                      <w:szCs w:val="22"/>
                    </w:rPr>
                  </w:pPr>
                  <w:r w:rsidRPr="008F0AD4">
                    <w:rPr>
                      <w:b/>
                      <w:i/>
                      <w:sz w:val="22"/>
                      <w:szCs w:val="22"/>
                    </w:rPr>
                    <w:t>Metric</w:t>
                  </w:r>
                </w:p>
              </w:tc>
              <w:tc>
                <w:tcPr>
                  <w:tcW w:w="1559" w:type="dxa"/>
                  <w:tcBorders>
                    <w:top w:val="nil"/>
                    <w:left w:val="nil"/>
                    <w:bottom w:val="single" w:sz="12" w:space="0" w:color="auto"/>
                    <w:right w:val="nil"/>
                  </w:tcBorders>
                  <w:hideMark/>
                </w:tcPr>
                <w:p w14:paraId="2F87FF81" w14:textId="77777777" w:rsidR="00F6327F" w:rsidRPr="008F0AD4" w:rsidRDefault="00F6327F" w:rsidP="008F0AD4">
                  <w:pPr>
                    <w:jc w:val="right"/>
                    <w:rPr>
                      <w:b/>
                      <w:sz w:val="22"/>
                      <w:szCs w:val="22"/>
                    </w:rPr>
                  </w:pPr>
                  <w:r w:rsidRPr="008F0AD4">
                    <w:rPr>
                      <w:b/>
                      <w:sz w:val="22"/>
                      <w:szCs w:val="22"/>
                    </w:rPr>
                    <w:t>Actual</w:t>
                  </w:r>
                </w:p>
              </w:tc>
            </w:tr>
            <w:tr w:rsidR="00F6327F" w:rsidRPr="008F0AD4" w14:paraId="2AA43F6C" w14:textId="77777777" w:rsidTr="008F0AD4">
              <w:trPr>
                <w:trHeight w:val="283"/>
                <w:jc w:val="center"/>
              </w:trPr>
              <w:tc>
                <w:tcPr>
                  <w:tcW w:w="2286" w:type="dxa"/>
                  <w:tcBorders>
                    <w:top w:val="single" w:sz="12" w:space="0" w:color="auto"/>
                    <w:left w:val="nil"/>
                    <w:bottom w:val="nil"/>
                    <w:right w:val="nil"/>
                  </w:tcBorders>
                  <w:vAlign w:val="center"/>
                  <w:hideMark/>
                </w:tcPr>
                <w:p w14:paraId="3546C89E" w14:textId="77777777" w:rsidR="00F6327F" w:rsidRPr="008F0AD4" w:rsidRDefault="00F6327F" w:rsidP="008F0AD4">
                  <w:pPr>
                    <w:rPr>
                      <w:b/>
                      <w:i/>
                      <w:sz w:val="22"/>
                      <w:szCs w:val="22"/>
                    </w:rPr>
                  </w:pPr>
                  <w:r w:rsidRPr="008F0AD4">
                    <w:rPr>
                      <w:b/>
                      <w:i/>
                      <w:noProof/>
                      <w:sz w:val="22"/>
                      <w:szCs w:val="22"/>
                      <w:lang w:val="en-CA" w:eastAsia="en-CA"/>
                    </w:rPr>
                    <w:drawing>
                      <wp:inline distT="0" distB="0" distL="0" distR="0" wp14:anchorId="6A44E336" wp14:editId="2FDC651C">
                        <wp:extent cx="1066800" cy="2190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tc>
              <w:tc>
                <w:tcPr>
                  <w:tcW w:w="1400" w:type="dxa"/>
                  <w:tcBorders>
                    <w:top w:val="single" w:sz="12" w:space="0" w:color="auto"/>
                    <w:left w:val="nil"/>
                    <w:bottom w:val="nil"/>
                    <w:right w:val="nil"/>
                  </w:tcBorders>
                  <w:vAlign w:val="center"/>
                  <w:hideMark/>
                </w:tcPr>
                <w:p w14:paraId="778B2532" w14:textId="77777777" w:rsidR="00F6327F" w:rsidRPr="008F0AD4" w:rsidRDefault="00F6327F" w:rsidP="008F0AD4">
                  <w:pPr>
                    <w:rPr>
                      <w:b/>
                      <w:sz w:val="22"/>
                      <w:szCs w:val="22"/>
                    </w:rPr>
                  </w:pPr>
                  <w:r w:rsidRPr="008F0AD4">
                    <w:rPr>
                      <w:b/>
                      <w:sz w:val="22"/>
                      <w:szCs w:val="22"/>
                    </w:rPr>
                    <w:t>Revenue</w:t>
                  </w:r>
                </w:p>
              </w:tc>
              <w:tc>
                <w:tcPr>
                  <w:tcW w:w="1559" w:type="dxa"/>
                  <w:tcBorders>
                    <w:top w:val="single" w:sz="12" w:space="0" w:color="auto"/>
                    <w:left w:val="nil"/>
                    <w:bottom w:val="nil"/>
                    <w:right w:val="nil"/>
                  </w:tcBorders>
                  <w:vAlign w:val="center"/>
                  <w:hideMark/>
                </w:tcPr>
                <w:p w14:paraId="301EDA2A" w14:textId="77777777" w:rsidR="00F6327F" w:rsidRPr="008F0AD4" w:rsidRDefault="00F6327F" w:rsidP="008F0AD4">
                  <w:pPr>
                    <w:jc w:val="right"/>
                    <w:rPr>
                      <w:b/>
                      <w:sz w:val="22"/>
                      <w:szCs w:val="22"/>
                    </w:rPr>
                  </w:pPr>
                  <w:r w:rsidRPr="008F0AD4">
                    <w:rPr>
                      <w:b/>
                      <w:sz w:val="22"/>
                      <w:szCs w:val="22"/>
                    </w:rPr>
                    <w:t>54M</w:t>
                  </w:r>
                </w:p>
              </w:tc>
            </w:tr>
            <w:tr w:rsidR="00F6327F" w:rsidRPr="008F0AD4" w14:paraId="28A38074" w14:textId="77777777" w:rsidTr="008F0AD4">
              <w:trPr>
                <w:trHeight w:val="57"/>
                <w:jc w:val="center"/>
              </w:trPr>
              <w:tc>
                <w:tcPr>
                  <w:tcW w:w="2286" w:type="dxa"/>
                  <w:vAlign w:val="center"/>
                  <w:hideMark/>
                </w:tcPr>
                <w:p w14:paraId="7A21D49E" w14:textId="77777777" w:rsidR="00F6327F" w:rsidRPr="008F0AD4" w:rsidRDefault="00F6327F" w:rsidP="008F0AD4">
                  <w:pPr>
                    <w:rPr>
                      <w:b/>
                      <w:i/>
                      <w:sz w:val="22"/>
                      <w:szCs w:val="22"/>
                    </w:rPr>
                  </w:pPr>
                  <w:r w:rsidRPr="008F0AD4">
                    <w:rPr>
                      <w:b/>
                      <w:i/>
                      <w:noProof/>
                      <w:sz w:val="22"/>
                      <w:szCs w:val="22"/>
                      <w:lang w:val="en-CA" w:eastAsia="en-CA"/>
                    </w:rPr>
                    <w:drawing>
                      <wp:inline distT="0" distB="0" distL="0" distR="0" wp14:anchorId="386368B3" wp14:editId="351FC182">
                        <wp:extent cx="1047750" cy="238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47750" cy="238125"/>
                                </a:xfrm>
                                <a:prstGeom prst="rect">
                                  <a:avLst/>
                                </a:prstGeom>
                                <a:noFill/>
                                <a:ln>
                                  <a:noFill/>
                                </a:ln>
                              </pic:spPr>
                            </pic:pic>
                          </a:graphicData>
                        </a:graphic>
                      </wp:inline>
                    </w:drawing>
                  </w:r>
                </w:p>
              </w:tc>
              <w:tc>
                <w:tcPr>
                  <w:tcW w:w="1400" w:type="dxa"/>
                  <w:vAlign w:val="center"/>
                  <w:hideMark/>
                </w:tcPr>
                <w:p w14:paraId="7EE6AF0D" w14:textId="77777777" w:rsidR="00F6327F" w:rsidRPr="008F0AD4" w:rsidRDefault="00F6327F" w:rsidP="008F0AD4">
                  <w:pPr>
                    <w:rPr>
                      <w:b/>
                      <w:sz w:val="22"/>
                      <w:szCs w:val="22"/>
                    </w:rPr>
                  </w:pPr>
                  <w:r w:rsidRPr="008F0AD4">
                    <w:rPr>
                      <w:b/>
                      <w:sz w:val="22"/>
                      <w:szCs w:val="22"/>
                    </w:rPr>
                    <w:t>Gross Profit</w:t>
                  </w:r>
                </w:p>
              </w:tc>
              <w:tc>
                <w:tcPr>
                  <w:tcW w:w="1559" w:type="dxa"/>
                  <w:vAlign w:val="center"/>
                  <w:hideMark/>
                </w:tcPr>
                <w:p w14:paraId="72D67716" w14:textId="77777777" w:rsidR="00F6327F" w:rsidRPr="008F0AD4" w:rsidRDefault="00F6327F" w:rsidP="008F0AD4">
                  <w:pPr>
                    <w:jc w:val="right"/>
                    <w:rPr>
                      <w:b/>
                      <w:sz w:val="22"/>
                      <w:szCs w:val="22"/>
                    </w:rPr>
                  </w:pPr>
                  <w:r w:rsidRPr="008F0AD4">
                    <w:rPr>
                      <w:b/>
                      <w:sz w:val="22"/>
                      <w:szCs w:val="22"/>
                    </w:rPr>
                    <w:t>24%</w:t>
                  </w:r>
                </w:p>
              </w:tc>
            </w:tr>
          </w:tbl>
          <w:p w14:paraId="2383A68D" w14:textId="77777777" w:rsidR="00F6327F" w:rsidRPr="008F0AD4" w:rsidRDefault="00F6327F" w:rsidP="008F0AD4">
            <w:pPr>
              <w:spacing w:after="0"/>
              <w:jc w:val="center"/>
              <w:rPr>
                <w:noProof/>
                <w:sz w:val="22"/>
                <w:szCs w:val="22"/>
                <w:lang w:val="en-CA" w:eastAsia="en-CA"/>
              </w:rPr>
            </w:pPr>
          </w:p>
        </w:tc>
      </w:tr>
      <w:tr w:rsidR="00F6327F" w14:paraId="773B6582" w14:textId="77777777" w:rsidTr="008F0AD4">
        <w:trPr>
          <w:trHeight w:val="627"/>
        </w:trPr>
        <w:tc>
          <w:tcPr>
            <w:tcW w:w="9576" w:type="dxa"/>
            <w:gridSpan w:val="3"/>
            <w:tcBorders>
              <w:top w:val="single" w:sz="4" w:space="0" w:color="767171" w:themeColor="background2" w:themeShade="80"/>
              <w:bottom w:val="nil"/>
            </w:tcBorders>
            <w:shd w:val="clear" w:color="auto" w:fill="auto"/>
          </w:tcPr>
          <w:p w14:paraId="6EA62737" w14:textId="77777777" w:rsidR="00F6327F" w:rsidRPr="008F0AD4" w:rsidRDefault="00F6327F" w:rsidP="008F0AD4">
            <w:pPr>
              <w:rPr>
                <w:sz w:val="22"/>
                <w:szCs w:val="22"/>
                <w:lang w:val="en-CA"/>
              </w:rPr>
            </w:pPr>
            <w:r w:rsidRPr="008F0AD4">
              <w:rPr>
                <w:sz w:val="22"/>
                <w:szCs w:val="22"/>
                <w:lang w:val="en-CA"/>
              </w:rPr>
              <w:t xml:space="preserve">Data highlighting can be done with different techniques, including using a different colour. </w:t>
            </w:r>
            <w:r w:rsidRPr="008F0AD4">
              <w:rPr>
                <w:noProof/>
                <w:sz w:val="22"/>
                <w:szCs w:val="22"/>
                <w:lang w:val="en-CA" w:eastAsia="en-CA"/>
              </w:rPr>
              <w:t>Important information and only important information should be made visually prominent and highlighted to stand out.</w:t>
            </w:r>
          </w:p>
        </w:tc>
      </w:tr>
      <w:tr w:rsidR="00F6327F" w14:paraId="0C9E6ACB" w14:textId="77777777" w:rsidTr="008F0AD4">
        <w:trPr>
          <w:trHeight w:val="3130"/>
        </w:trPr>
        <w:tc>
          <w:tcPr>
            <w:tcW w:w="9337" w:type="dxa"/>
            <w:gridSpan w:val="2"/>
            <w:tcBorders>
              <w:top w:val="nil"/>
              <w:bottom w:val="single" w:sz="4" w:space="0" w:color="767171" w:themeColor="background2" w:themeShade="80"/>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87"/>
              <w:gridCol w:w="2287"/>
              <w:gridCol w:w="2287"/>
            </w:tblGrid>
            <w:tr w:rsidR="00F6327F" w14:paraId="02880A0C" w14:textId="77777777" w:rsidTr="008F0AD4">
              <w:tc>
                <w:tcPr>
                  <w:tcW w:w="2337" w:type="dxa"/>
                  <w:hideMark/>
                </w:tcPr>
                <w:p w14:paraId="3CB2283C" w14:textId="77777777" w:rsidR="00F6327F" w:rsidRDefault="00F6327F" w:rsidP="008F0AD4">
                  <w:pPr>
                    <w:rPr>
                      <w:rFonts w:ascii="Times New Roman" w:eastAsiaTheme="minorHAnsi" w:hAnsi="Times New Roman" w:cstheme="minorBidi"/>
                    </w:rPr>
                  </w:pPr>
                  <w:r>
                    <w:rPr>
                      <w:noProof/>
                      <w:lang w:val="en-CA" w:eastAsia="en-CA"/>
                    </w:rPr>
                    <w:drawing>
                      <wp:inline distT="0" distB="0" distL="0" distR="0" wp14:anchorId="1CF745B4" wp14:editId="1E4F6601">
                        <wp:extent cx="1228725" cy="57150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l="2565" t="2118" r="58955" b="83237"/>
                                <a:stretch>
                                  <a:fillRect/>
                                </a:stretch>
                              </pic:blipFill>
                              <pic:spPr bwMode="auto">
                                <a:xfrm>
                                  <a:off x="0" y="0"/>
                                  <a:ext cx="1228725" cy="571500"/>
                                </a:xfrm>
                                <a:prstGeom prst="rect">
                                  <a:avLst/>
                                </a:prstGeom>
                                <a:noFill/>
                                <a:ln>
                                  <a:noFill/>
                                </a:ln>
                              </pic:spPr>
                            </pic:pic>
                          </a:graphicData>
                        </a:graphic>
                      </wp:inline>
                    </w:drawing>
                  </w:r>
                </w:p>
              </w:tc>
              <w:tc>
                <w:tcPr>
                  <w:tcW w:w="2337" w:type="dxa"/>
                  <w:hideMark/>
                </w:tcPr>
                <w:p w14:paraId="19BE50F4" w14:textId="77777777" w:rsidR="00F6327F" w:rsidRDefault="00F6327F" w:rsidP="008F0AD4">
                  <w:r>
                    <w:rPr>
                      <w:noProof/>
                      <w:lang w:val="en-CA" w:eastAsia="en-CA"/>
                    </w:rPr>
                    <w:drawing>
                      <wp:inline distT="0" distB="0" distL="0" distR="0" wp14:anchorId="25BF6218" wp14:editId="6708FCAB">
                        <wp:extent cx="1266825" cy="6286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l="56438" t="706" r="3784" b="83038"/>
                                <a:stretch>
                                  <a:fillRect/>
                                </a:stretch>
                              </pic:blipFill>
                              <pic:spPr bwMode="auto">
                                <a:xfrm>
                                  <a:off x="0" y="0"/>
                                  <a:ext cx="1266825" cy="628650"/>
                                </a:xfrm>
                                <a:prstGeom prst="rect">
                                  <a:avLst/>
                                </a:prstGeom>
                                <a:noFill/>
                                <a:ln>
                                  <a:noFill/>
                                </a:ln>
                              </pic:spPr>
                            </pic:pic>
                          </a:graphicData>
                        </a:graphic>
                      </wp:inline>
                    </w:drawing>
                  </w:r>
                </w:p>
              </w:tc>
              <w:tc>
                <w:tcPr>
                  <w:tcW w:w="2338" w:type="dxa"/>
                  <w:hideMark/>
                </w:tcPr>
                <w:p w14:paraId="35345B3C" w14:textId="77777777" w:rsidR="00F6327F" w:rsidRDefault="00F6327F" w:rsidP="008F0AD4">
                  <w:r>
                    <w:rPr>
                      <w:noProof/>
                      <w:lang w:val="en-CA" w:eastAsia="en-CA"/>
                    </w:rPr>
                    <w:drawing>
                      <wp:inline distT="0" distB="0" distL="0" distR="0" wp14:anchorId="6BFC2EC2" wp14:editId="5ED210D3">
                        <wp:extent cx="1266825" cy="6096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l="2530" t="52975" r="58253" b="31369"/>
                                <a:stretch>
                                  <a:fillRect/>
                                </a:stretch>
                              </pic:blipFill>
                              <pic:spPr bwMode="auto">
                                <a:xfrm>
                                  <a:off x="0" y="0"/>
                                  <a:ext cx="1266825" cy="609600"/>
                                </a:xfrm>
                                <a:prstGeom prst="rect">
                                  <a:avLst/>
                                </a:prstGeom>
                                <a:noFill/>
                                <a:ln>
                                  <a:noFill/>
                                </a:ln>
                              </pic:spPr>
                            </pic:pic>
                          </a:graphicData>
                        </a:graphic>
                      </wp:inline>
                    </w:drawing>
                  </w:r>
                </w:p>
              </w:tc>
              <w:tc>
                <w:tcPr>
                  <w:tcW w:w="2338" w:type="dxa"/>
                  <w:hideMark/>
                </w:tcPr>
                <w:p w14:paraId="349CE849" w14:textId="77777777" w:rsidR="00F6327F" w:rsidRDefault="00F6327F" w:rsidP="008F0AD4">
                  <w:r>
                    <w:rPr>
                      <w:noProof/>
                      <w:lang w:val="en-CA" w:eastAsia="en-CA"/>
                    </w:rPr>
                    <w:drawing>
                      <wp:inline distT="0" distB="0" distL="0" distR="0" wp14:anchorId="006AD476" wp14:editId="3BDC4D4A">
                        <wp:extent cx="1266825" cy="6096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l="56558" t="52975" r="4227" b="31369"/>
                                <a:stretch>
                                  <a:fillRect/>
                                </a:stretch>
                              </pic:blipFill>
                              <pic:spPr bwMode="auto">
                                <a:xfrm>
                                  <a:off x="0" y="0"/>
                                  <a:ext cx="1266825" cy="609600"/>
                                </a:xfrm>
                                <a:prstGeom prst="rect">
                                  <a:avLst/>
                                </a:prstGeom>
                                <a:noFill/>
                                <a:ln>
                                  <a:noFill/>
                                </a:ln>
                              </pic:spPr>
                            </pic:pic>
                          </a:graphicData>
                        </a:graphic>
                      </wp:inline>
                    </w:drawing>
                  </w:r>
                </w:p>
              </w:tc>
            </w:tr>
            <w:tr w:rsidR="00F6327F" w14:paraId="53727DFF" w14:textId="77777777" w:rsidTr="008F0AD4">
              <w:trPr>
                <w:trHeight w:val="401"/>
              </w:trPr>
              <w:tc>
                <w:tcPr>
                  <w:tcW w:w="2337" w:type="dxa"/>
                  <w:hideMark/>
                </w:tcPr>
                <w:p w14:paraId="37F61373" w14:textId="77777777" w:rsidR="00F6327F" w:rsidRDefault="00F6327F" w:rsidP="008F0AD4">
                  <w:pPr>
                    <w:jc w:val="center"/>
                    <w:rPr>
                      <w:b/>
                      <w:color w:val="595959" w:themeColor="text1" w:themeTint="A6"/>
                      <w:sz w:val="14"/>
                      <w:szCs w:val="16"/>
                    </w:rPr>
                  </w:pPr>
                  <w:r>
                    <w:rPr>
                      <w:b/>
                      <w:color w:val="595959" w:themeColor="text1" w:themeTint="A6"/>
                      <w:sz w:val="14"/>
                      <w:szCs w:val="16"/>
                    </w:rPr>
                    <w:t>Color Hue</w:t>
                  </w:r>
                </w:p>
              </w:tc>
              <w:tc>
                <w:tcPr>
                  <w:tcW w:w="2337" w:type="dxa"/>
                  <w:hideMark/>
                </w:tcPr>
                <w:p w14:paraId="7654F93E" w14:textId="77777777" w:rsidR="00F6327F" w:rsidRDefault="00F6327F" w:rsidP="008F0AD4">
                  <w:pPr>
                    <w:jc w:val="center"/>
                    <w:rPr>
                      <w:b/>
                      <w:color w:val="595959" w:themeColor="text1" w:themeTint="A6"/>
                      <w:sz w:val="14"/>
                      <w:szCs w:val="16"/>
                    </w:rPr>
                  </w:pPr>
                  <w:r>
                    <w:rPr>
                      <w:b/>
                      <w:color w:val="595959" w:themeColor="text1" w:themeTint="A6"/>
                      <w:sz w:val="14"/>
                      <w:szCs w:val="16"/>
                    </w:rPr>
                    <w:t>Position and alignment</w:t>
                  </w:r>
                </w:p>
              </w:tc>
              <w:tc>
                <w:tcPr>
                  <w:tcW w:w="2338" w:type="dxa"/>
                  <w:hideMark/>
                </w:tcPr>
                <w:p w14:paraId="34EAC7E5" w14:textId="77777777" w:rsidR="00F6327F" w:rsidRDefault="00F6327F" w:rsidP="008F0AD4">
                  <w:pPr>
                    <w:jc w:val="center"/>
                    <w:rPr>
                      <w:b/>
                      <w:color w:val="595959" w:themeColor="text1" w:themeTint="A6"/>
                      <w:sz w:val="14"/>
                      <w:szCs w:val="16"/>
                    </w:rPr>
                  </w:pPr>
                  <w:r>
                    <w:rPr>
                      <w:b/>
                      <w:color w:val="595959" w:themeColor="text1" w:themeTint="A6"/>
                      <w:sz w:val="14"/>
                      <w:szCs w:val="16"/>
                    </w:rPr>
                    <w:t>Color saturation</w:t>
                  </w:r>
                </w:p>
              </w:tc>
              <w:tc>
                <w:tcPr>
                  <w:tcW w:w="2338" w:type="dxa"/>
                  <w:hideMark/>
                </w:tcPr>
                <w:p w14:paraId="2E036626" w14:textId="77777777" w:rsidR="00F6327F" w:rsidRDefault="00F6327F" w:rsidP="008F0AD4">
                  <w:pPr>
                    <w:jc w:val="center"/>
                    <w:rPr>
                      <w:b/>
                      <w:color w:val="595959" w:themeColor="text1" w:themeTint="A6"/>
                      <w:sz w:val="14"/>
                      <w:szCs w:val="16"/>
                    </w:rPr>
                  </w:pPr>
                  <w:r>
                    <w:rPr>
                      <w:b/>
                      <w:color w:val="595959" w:themeColor="text1" w:themeTint="A6"/>
                      <w:sz w:val="14"/>
                      <w:szCs w:val="16"/>
                    </w:rPr>
                    <w:t>Size</w:t>
                  </w:r>
                </w:p>
              </w:tc>
            </w:tr>
            <w:tr w:rsidR="00F6327F" w14:paraId="3F08EE48" w14:textId="77777777" w:rsidTr="008F0AD4">
              <w:tc>
                <w:tcPr>
                  <w:tcW w:w="2337" w:type="dxa"/>
                  <w:hideMark/>
                </w:tcPr>
                <w:p w14:paraId="6A587055" w14:textId="77777777" w:rsidR="00F6327F" w:rsidRDefault="00F6327F" w:rsidP="008F0AD4">
                  <w:pPr>
                    <w:jc w:val="center"/>
                    <w:rPr>
                      <w:b/>
                      <w:color w:val="595959" w:themeColor="text1" w:themeTint="A6"/>
                      <w:sz w:val="14"/>
                      <w:szCs w:val="16"/>
                    </w:rPr>
                  </w:pPr>
                  <w:r>
                    <w:rPr>
                      <w:noProof/>
                      <w:lang w:val="en-CA" w:eastAsia="en-CA"/>
                    </w:rPr>
                    <w:drawing>
                      <wp:inline distT="0" distB="0" distL="0" distR="0" wp14:anchorId="58615521" wp14:editId="0D8DD32C">
                        <wp:extent cx="1228725" cy="571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l="2995" t="28085" r="58525" b="57269"/>
                                <a:stretch>
                                  <a:fillRect/>
                                </a:stretch>
                              </pic:blipFill>
                              <pic:spPr bwMode="auto">
                                <a:xfrm>
                                  <a:off x="0" y="0"/>
                                  <a:ext cx="1228725" cy="571500"/>
                                </a:xfrm>
                                <a:prstGeom prst="rect">
                                  <a:avLst/>
                                </a:prstGeom>
                                <a:noFill/>
                                <a:ln>
                                  <a:noFill/>
                                </a:ln>
                              </pic:spPr>
                            </pic:pic>
                          </a:graphicData>
                        </a:graphic>
                      </wp:inline>
                    </w:drawing>
                  </w:r>
                </w:p>
              </w:tc>
              <w:tc>
                <w:tcPr>
                  <w:tcW w:w="2337" w:type="dxa"/>
                  <w:hideMark/>
                </w:tcPr>
                <w:p w14:paraId="5DDA5EC5" w14:textId="77777777" w:rsidR="00F6327F" w:rsidRDefault="00F6327F" w:rsidP="008F0AD4">
                  <w:pPr>
                    <w:jc w:val="center"/>
                    <w:rPr>
                      <w:b/>
                      <w:color w:val="595959" w:themeColor="text1" w:themeTint="A6"/>
                      <w:sz w:val="14"/>
                      <w:szCs w:val="16"/>
                    </w:rPr>
                  </w:pPr>
                  <w:r>
                    <w:rPr>
                      <w:noProof/>
                      <w:lang w:val="en-CA" w:eastAsia="en-CA"/>
                    </w:rPr>
                    <w:drawing>
                      <wp:inline distT="0" distB="0" distL="0" distR="0" wp14:anchorId="417A70FF" wp14:editId="14EAF6CF">
                        <wp:extent cx="1228725" cy="6000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l="56715" t="27377" r="4805" b="57077"/>
                                <a:stretch>
                                  <a:fillRect/>
                                </a:stretch>
                              </pic:blipFill>
                              <pic:spPr bwMode="auto">
                                <a:xfrm>
                                  <a:off x="0" y="0"/>
                                  <a:ext cx="1228725" cy="600075"/>
                                </a:xfrm>
                                <a:prstGeom prst="rect">
                                  <a:avLst/>
                                </a:prstGeom>
                                <a:noFill/>
                                <a:ln>
                                  <a:noFill/>
                                </a:ln>
                              </pic:spPr>
                            </pic:pic>
                          </a:graphicData>
                        </a:graphic>
                      </wp:inline>
                    </w:drawing>
                  </w:r>
                </w:p>
              </w:tc>
              <w:tc>
                <w:tcPr>
                  <w:tcW w:w="2338" w:type="dxa"/>
                  <w:hideMark/>
                </w:tcPr>
                <w:p w14:paraId="1D728901" w14:textId="77777777" w:rsidR="00F6327F" w:rsidRDefault="00F6327F" w:rsidP="008F0AD4">
                  <w:pPr>
                    <w:jc w:val="center"/>
                    <w:rPr>
                      <w:b/>
                      <w:color w:val="595959" w:themeColor="text1" w:themeTint="A6"/>
                      <w:sz w:val="14"/>
                      <w:szCs w:val="16"/>
                    </w:rPr>
                  </w:pPr>
                  <w:r>
                    <w:rPr>
                      <w:noProof/>
                      <w:lang w:val="en-CA" w:eastAsia="en-CA"/>
                    </w:rPr>
                    <w:drawing>
                      <wp:inline distT="0" distB="0" distL="0" distR="0" wp14:anchorId="7036CA78" wp14:editId="150B230B">
                        <wp:extent cx="1266825" cy="6096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l="2740" t="78229" r="58043" b="6116"/>
                                <a:stretch>
                                  <a:fillRect/>
                                </a:stretch>
                              </pic:blipFill>
                              <pic:spPr bwMode="auto">
                                <a:xfrm>
                                  <a:off x="0" y="0"/>
                                  <a:ext cx="1266825" cy="609600"/>
                                </a:xfrm>
                                <a:prstGeom prst="rect">
                                  <a:avLst/>
                                </a:prstGeom>
                                <a:noFill/>
                                <a:ln>
                                  <a:noFill/>
                                </a:ln>
                              </pic:spPr>
                            </pic:pic>
                          </a:graphicData>
                        </a:graphic>
                      </wp:inline>
                    </w:drawing>
                  </w:r>
                </w:p>
              </w:tc>
              <w:tc>
                <w:tcPr>
                  <w:tcW w:w="2338" w:type="dxa"/>
                  <w:hideMark/>
                </w:tcPr>
                <w:p w14:paraId="4DFEB23F" w14:textId="77777777" w:rsidR="00F6327F" w:rsidRDefault="00F6327F" w:rsidP="008F0AD4">
                  <w:pPr>
                    <w:jc w:val="center"/>
                    <w:rPr>
                      <w:b/>
                      <w:color w:val="595959" w:themeColor="text1" w:themeTint="A6"/>
                      <w:sz w:val="14"/>
                      <w:szCs w:val="16"/>
                    </w:rPr>
                  </w:pPr>
                  <w:r>
                    <w:rPr>
                      <w:noProof/>
                      <w:lang w:val="en-CA" w:eastAsia="en-CA"/>
                    </w:rPr>
                    <w:drawing>
                      <wp:inline distT="0" distB="0" distL="0" distR="0" wp14:anchorId="5364E664" wp14:editId="674C072E">
                        <wp:extent cx="1266825" cy="609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l="56348" t="78751" r="4436" b="5592"/>
                                <a:stretch>
                                  <a:fillRect/>
                                </a:stretch>
                              </pic:blipFill>
                              <pic:spPr bwMode="auto">
                                <a:xfrm>
                                  <a:off x="0" y="0"/>
                                  <a:ext cx="1266825" cy="609600"/>
                                </a:xfrm>
                                <a:prstGeom prst="rect">
                                  <a:avLst/>
                                </a:prstGeom>
                                <a:noFill/>
                                <a:ln>
                                  <a:noFill/>
                                </a:ln>
                              </pic:spPr>
                            </pic:pic>
                          </a:graphicData>
                        </a:graphic>
                      </wp:inline>
                    </w:drawing>
                  </w:r>
                </w:p>
              </w:tc>
            </w:tr>
            <w:tr w:rsidR="00F6327F" w14:paraId="0A70A340" w14:textId="77777777" w:rsidTr="008F0AD4">
              <w:trPr>
                <w:trHeight w:val="449"/>
              </w:trPr>
              <w:tc>
                <w:tcPr>
                  <w:tcW w:w="2337" w:type="dxa"/>
                  <w:hideMark/>
                </w:tcPr>
                <w:p w14:paraId="54AA205D" w14:textId="77777777" w:rsidR="00F6327F" w:rsidRDefault="00F6327F" w:rsidP="008F0AD4">
                  <w:pPr>
                    <w:jc w:val="center"/>
                    <w:rPr>
                      <w:b/>
                      <w:color w:val="595959" w:themeColor="text1" w:themeTint="A6"/>
                      <w:sz w:val="14"/>
                      <w:szCs w:val="16"/>
                    </w:rPr>
                  </w:pPr>
                  <w:r>
                    <w:rPr>
                      <w:b/>
                      <w:color w:val="595959" w:themeColor="text1" w:themeTint="A6"/>
                      <w:sz w:val="14"/>
                      <w:szCs w:val="16"/>
                    </w:rPr>
                    <w:t>Color brightness</w:t>
                  </w:r>
                </w:p>
              </w:tc>
              <w:tc>
                <w:tcPr>
                  <w:tcW w:w="2337" w:type="dxa"/>
                  <w:hideMark/>
                </w:tcPr>
                <w:p w14:paraId="1DA87251" w14:textId="77777777" w:rsidR="00F6327F" w:rsidRDefault="00F6327F" w:rsidP="008F0AD4">
                  <w:pPr>
                    <w:jc w:val="center"/>
                    <w:rPr>
                      <w:b/>
                      <w:color w:val="595959" w:themeColor="text1" w:themeTint="A6"/>
                      <w:sz w:val="14"/>
                      <w:szCs w:val="16"/>
                    </w:rPr>
                  </w:pPr>
                  <w:r>
                    <w:rPr>
                      <w:b/>
                      <w:color w:val="595959" w:themeColor="text1" w:themeTint="A6"/>
                      <w:sz w:val="14"/>
                      <w:szCs w:val="16"/>
                    </w:rPr>
                    <w:t>Orientation</w:t>
                  </w:r>
                </w:p>
              </w:tc>
              <w:tc>
                <w:tcPr>
                  <w:tcW w:w="2338" w:type="dxa"/>
                  <w:hideMark/>
                </w:tcPr>
                <w:p w14:paraId="623661CB" w14:textId="77777777" w:rsidR="00F6327F" w:rsidRDefault="00F6327F" w:rsidP="008F0AD4">
                  <w:pPr>
                    <w:jc w:val="center"/>
                    <w:rPr>
                      <w:b/>
                      <w:color w:val="595959" w:themeColor="text1" w:themeTint="A6"/>
                      <w:sz w:val="14"/>
                      <w:szCs w:val="16"/>
                    </w:rPr>
                  </w:pPr>
                  <w:r>
                    <w:rPr>
                      <w:b/>
                      <w:color w:val="595959" w:themeColor="text1" w:themeTint="A6"/>
                      <w:sz w:val="14"/>
                      <w:szCs w:val="16"/>
                    </w:rPr>
                    <w:t>Texture</w:t>
                  </w:r>
                </w:p>
              </w:tc>
              <w:tc>
                <w:tcPr>
                  <w:tcW w:w="2338" w:type="dxa"/>
                  <w:hideMark/>
                </w:tcPr>
                <w:p w14:paraId="5B5296D0" w14:textId="77777777" w:rsidR="00F6327F" w:rsidRDefault="00F6327F" w:rsidP="008F0AD4">
                  <w:pPr>
                    <w:jc w:val="center"/>
                    <w:rPr>
                      <w:b/>
                      <w:color w:val="595959" w:themeColor="text1" w:themeTint="A6"/>
                      <w:sz w:val="14"/>
                      <w:szCs w:val="16"/>
                    </w:rPr>
                  </w:pPr>
                  <w:r>
                    <w:rPr>
                      <w:b/>
                      <w:color w:val="595959" w:themeColor="text1" w:themeTint="A6"/>
                      <w:sz w:val="14"/>
                      <w:szCs w:val="16"/>
                    </w:rPr>
                    <w:t>Shape</w:t>
                  </w:r>
                </w:p>
              </w:tc>
            </w:tr>
          </w:tbl>
          <w:p w14:paraId="1E338121" w14:textId="77777777" w:rsidR="00F6327F" w:rsidRDefault="00F6327F" w:rsidP="008F0AD4">
            <w:pPr>
              <w:jc w:val="center"/>
              <w:rPr>
                <w:lang w:val="en-CA"/>
              </w:rPr>
            </w:pPr>
          </w:p>
        </w:tc>
        <w:tc>
          <w:tcPr>
            <w:tcW w:w="239" w:type="dxa"/>
            <w:tcBorders>
              <w:top w:val="nil"/>
              <w:bottom w:val="single" w:sz="4" w:space="0" w:color="767171" w:themeColor="background2" w:themeShade="80"/>
            </w:tcBorders>
          </w:tcPr>
          <w:p w14:paraId="38ED8F47" w14:textId="77777777" w:rsidR="00F6327F" w:rsidRDefault="00F6327F" w:rsidP="008F0AD4">
            <w:pPr>
              <w:jc w:val="center"/>
              <w:rPr>
                <w:lang w:val="en-CA"/>
              </w:rPr>
            </w:pPr>
          </w:p>
        </w:tc>
      </w:tr>
      <w:tr w:rsidR="00F6327F" w14:paraId="3D3DD22D" w14:textId="77777777" w:rsidTr="008F0AD4">
        <w:trPr>
          <w:trHeight w:val="606"/>
        </w:trPr>
        <w:tc>
          <w:tcPr>
            <w:tcW w:w="9576" w:type="dxa"/>
            <w:gridSpan w:val="3"/>
            <w:tcBorders>
              <w:top w:val="single" w:sz="4" w:space="0" w:color="767171" w:themeColor="background2" w:themeShade="80"/>
              <w:bottom w:val="nil"/>
            </w:tcBorders>
            <w:shd w:val="clear" w:color="auto" w:fill="auto"/>
          </w:tcPr>
          <w:p w14:paraId="3473929D" w14:textId="77777777" w:rsidR="00F6327F" w:rsidRDefault="00F6327F" w:rsidP="008F0AD4">
            <w:pPr>
              <w:rPr>
                <w:sz w:val="24"/>
                <w:szCs w:val="24"/>
                <w:lang w:val="en-CA"/>
              </w:rPr>
            </w:pPr>
          </w:p>
          <w:p w14:paraId="50CC5299" w14:textId="77777777" w:rsidR="00F6327F" w:rsidRDefault="00F6327F" w:rsidP="008F0AD4">
            <w:pPr>
              <w:rPr>
                <w:sz w:val="24"/>
                <w:szCs w:val="24"/>
                <w:lang w:val="en-CA"/>
              </w:rPr>
            </w:pPr>
          </w:p>
          <w:p w14:paraId="49898EF3" w14:textId="77777777" w:rsidR="00F6327F" w:rsidRPr="00652C27" w:rsidRDefault="00F6327F" w:rsidP="008F0AD4">
            <w:pPr>
              <w:rPr>
                <w:sz w:val="24"/>
                <w:szCs w:val="24"/>
                <w:lang w:val="en-CA"/>
              </w:rPr>
            </w:pPr>
            <w:r w:rsidRPr="008F0AD4">
              <w:rPr>
                <w:sz w:val="22"/>
                <w:szCs w:val="24"/>
                <w:lang w:val="en-CA"/>
              </w:rPr>
              <w:lastRenderedPageBreak/>
              <w:t xml:space="preserve">Use colours in a meaningful and consistent way. </w:t>
            </w:r>
            <w:r w:rsidRPr="008F0AD4">
              <w:rPr>
                <w:noProof/>
                <w:sz w:val="22"/>
                <w:szCs w:val="24"/>
                <w:lang w:val="en-CA" w:eastAsia="en-CA"/>
              </w:rPr>
              <w:t xml:space="preserve">Colours that contrast draw our attention while similar colours appear to make things look related. </w:t>
            </w:r>
            <w:r w:rsidRPr="008F0AD4">
              <w:rPr>
                <w:sz w:val="22"/>
                <w:szCs w:val="24"/>
                <w:lang w:val="en-CA"/>
              </w:rPr>
              <w:t>Above examples show best practices for colour-coded quantitative ranges:</w:t>
            </w:r>
          </w:p>
        </w:tc>
      </w:tr>
      <w:tr w:rsidR="00F6327F" w14:paraId="6999607E" w14:textId="77777777" w:rsidTr="008F0AD4">
        <w:trPr>
          <w:trHeight w:val="1078"/>
        </w:trPr>
        <w:tc>
          <w:tcPr>
            <w:tcW w:w="9243" w:type="dxa"/>
            <w:tcBorders>
              <w:top w:val="nil"/>
              <w:bottom w:val="single" w:sz="4" w:space="0" w:color="767171" w:themeColor="background2" w:themeShade="80"/>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gridCol w:w="321"/>
            </w:tblGrid>
            <w:tr w:rsidR="00F6327F" w14:paraId="3ED4BA05" w14:textId="77777777" w:rsidTr="008F0AD4">
              <w:trPr>
                <w:trHeight w:val="1078"/>
              </w:trPr>
              <w:tc>
                <w:tcPr>
                  <w:tcW w:w="9243" w:type="dxa"/>
                  <w:hideMark/>
                </w:tcPr>
                <w:p w14:paraId="07B4D048" w14:textId="77777777" w:rsidR="00F6327F" w:rsidRDefault="00F6327F" w:rsidP="008F0AD4">
                  <w:pPr>
                    <w:jc w:val="center"/>
                    <w:rPr>
                      <w:rFonts w:ascii="Times New Roman" w:eastAsiaTheme="minorHAnsi" w:hAnsi="Times New Roman" w:cstheme="minorBidi"/>
                      <w:lang w:val="en-CA"/>
                    </w:rPr>
                  </w:pPr>
                  <w:r>
                    <w:rPr>
                      <w:noProof/>
                      <w:lang w:val="en-CA" w:eastAsia="en-CA"/>
                    </w:rPr>
                    <w:lastRenderedPageBreak/>
                    <w:drawing>
                      <wp:inline distT="0" distB="0" distL="0" distR="0" wp14:anchorId="26D29014" wp14:editId="6ABC53AA">
                        <wp:extent cx="2657475" cy="4191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t="-871" b="67665"/>
                                <a:stretch>
                                  <a:fillRect/>
                                </a:stretch>
                              </pic:blipFill>
                              <pic:spPr bwMode="auto">
                                <a:xfrm>
                                  <a:off x="0" y="0"/>
                                  <a:ext cx="2657475" cy="419100"/>
                                </a:xfrm>
                                <a:prstGeom prst="rect">
                                  <a:avLst/>
                                </a:prstGeom>
                                <a:noFill/>
                                <a:ln>
                                  <a:noFill/>
                                </a:ln>
                              </pic:spPr>
                            </pic:pic>
                          </a:graphicData>
                        </a:graphic>
                      </wp:inline>
                    </w:drawing>
                  </w:r>
                  <w:r>
                    <w:rPr>
                      <w:lang w:val="en-CA"/>
                    </w:rPr>
                    <w:t xml:space="preserve">   </w:t>
                  </w:r>
                </w:p>
                <w:p w14:paraId="3EA71C05" w14:textId="77777777" w:rsidR="00F6327F" w:rsidRDefault="00F6327F" w:rsidP="008F0AD4">
                  <w:pPr>
                    <w:jc w:val="center"/>
                    <w:rPr>
                      <w:b/>
                      <w:color w:val="595959" w:themeColor="text1" w:themeTint="A6"/>
                      <w:sz w:val="16"/>
                      <w:lang w:val="en-CA"/>
                    </w:rPr>
                  </w:pPr>
                  <w:r>
                    <w:rPr>
                      <w:b/>
                      <w:color w:val="595959" w:themeColor="text1" w:themeTint="A6"/>
                      <w:sz w:val="16"/>
                      <w:lang w:val="en-CA"/>
                    </w:rPr>
                    <w:t>Sequential Color Scale</w:t>
                  </w:r>
                </w:p>
                <w:p w14:paraId="2BEAB8B2" w14:textId="77777777" w:rsidR="00F6327F" w:rsidRDefault="00F6327F" w:rsidP="008F0AD4">
                  <w:pPr>
                    <w:jc w:val="center"/>
                    <w:rPr>
                      <w:sz w:val="24"/>
                      <w:lang w:val="en-CA"/>
                    </w:rPr>
                  </w:pPr>
                  <w:r>
                    <w:rPr>
                      <w:lang w:val="en-CA"/>
                    </w:rPr>
                    <w:t xml:space="preserve">        </w:t>
                  </w:r>
                </w:p>
                <w:p w14:paraId="66BC4613" w14:textId="77777777" w:rsidR="00F6327F" w:rsidRDefault="00F6327F" w:rsidP="008F0AD4">
                  <w:pPr>
                    <w:jc w:val="center"/>
                    <w:rPr>
                      <w:lang w:val="en-CA"/>
                    </w:rPr>
                  </w:pPr>
                  <w:r>
                    <w:rPr>
                      <w:noProof/>
                      <w:lang w:val="en-CA" w:eastAsia="en-CA"/>
                    </w:rPr>
                    <w:drawing>
                      <wp:inline distT="0" distB="0" distL="0" distR="0" wp14:anchorId="28C5CCD4" wp14:editId="55E2866F">
                        <wp:extent cx="2657475" cy="4381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t="50578" b="15054"/>
                                <a:stretch>
                                  <a:fillRect/>
                                </a:stretch>
                              </pic:blipFill>
                              <pic:spPr bwMode="auto">
                                <a:xfrm>
                                  <a:off x="0" y="0"/>
                                  <a:ext cx="2657475" cy="438150"/>
                                </a:xfrm>
                                <a:prstGeom prst="rect">
                                  <a:avLst/>
                                </a:prstGeom>
                                <a:noFill/>
                                <a:ln>
                                  <a:noFill/>
                                </a:ln>
                              </pic:spPr>
                            </pic:pic>
                          </a:graphicData>
                        </a:graphic>
                      </wp:inline>
                    </w:drawing>
                  </w:r>
                </w:p>
                <w:p w14:paraId="5FD936B2" w14:textId="77777777" w:rsidR="00F6327F" w:rsidRDefault="00F6327F" w:rsidP="008F0AD4">
                  <w:pPr>
                    <w:jc w:val="center"/>
                    <w:rPr>
                      <w:b/>
                      <w:sz w:val="18"/>
                      <w:lang w:val="en-CA"/>
                    </w:rPr>
                  </w:pPr>
                  <w:r>
                    <w:rPr>
                      <w:b/>
                      <w:color w:val="595959" w:themeColor="text1" w:themeTint="A6"/>
                      <w:sz w:val="16"/>
                      <w:lang w:val="en-CA"/>
                    </w:rPr>
                    <w:t>Diverging Color Scale</w:t>
                  </w:r>
                </w:p>
              </w:tc>
              <w:tc>
                <w:tcPr>
                  <w:tcW w:w="333" w:type="dxa"/>
                </w:tcPr>
                <w:p w14:paraId="2B1424CE" w14:textId="77777777" w:rsidR="00F6327F" w:rsidRDefault="00F6327F" w:rsidP="008F0AD4">
                  <w:pPr>
                    <w:jc w:val="center"/>
                    <w:rPr>
                      <w:sz w:val="24"/>
                      <w:lang w:val="en-CA"/>
                    </w:rPr>
                  </w:pPr>
                </w:p>
              </w:tc>
            </w:tr>
          </w:tbl>
          <w:p w14:paraId="01F11ABA" w14:textId="77777777" w:rsidR="00F6327F" w:rsidRDefault="00F6327F" w:rsidP="008F0AD4">
            <w:pPr>
              <w:jc w:val="center"/>
              <w:rPr>
                <w:lang w:val="en-CA"/>
              </w:rPr>
            </w:pPr>
          </w:p>
        </w:tc>
        <w:tc>
          <w:tcPr>
            <w:tcW w:w="333" w:type="dxa"/>
            <w:gridSpan w:val="2"/>
            <w:tcBorders>
              <w:top w:val="nil"/>
              <w:bottom w:val="single" w:sz="4" w:space="0" w:color="767171" w:themeColor="background2" w:themeShade="80"/>
            </w:tcBorders>
          </w:tcPr>
          <w:p w14:paraId="199AFAEF" w14:textId="77777777" w:rsidR="00F6327F" w:rsidRDefault="00F6327F" w:rsidP="008F0AD4">
            <w:pPr>
              <w:rPr>
                <w:lang w:val="en-CA"/>
              </w:rPr>
            </w:pPr>
          </w:p>
        </w:tc>
      </w:tr>
    </w:tbl>
    <w:p w14:paraId="3C179F0F" w14:textId="77777777" w:rsidR="008F0AD4" w:rsidRDefault="008F0AD4" w:rsidP="00F6327F">
      <w:pPr>
        <w:rPr>
          <w:noProof/>
          <w:lang w:val="en-CA" w:eastAsia="en-CA"/>
        </w:rPr>
      </w:pPr>
    </w:p>
    <w:p w14:paraId="713DE1C1" w14:textId="77777777" w:rsidR="008F0AD4" w:rsidRDefault="008F0AD4">
      <w:pPr>
        <w:spacing w:after="0" w:line="240" w:lineRule="auto"/>
        <w:rPr>
          <w:noProof/>
          <w:lang w:val="en-CA" w:eastAsia="en-CA"/>
        </w:rPr>
      </w:pPr>
      <w:r>
        <w:rPr>
          <w:noProof/>
          <w:lang w:val="en-CA" w:eastAsia="en-CA"/>
        </w:rPr>
        <w:br w:type="page"/>
      </w:r>
    </w:p>
    <w:p w14:paraId="6E0AAB1D" w14:textId="77777777" w:rsidR="008F0AD4" w:rsidRDefault="008F0AD4" w:rsidP="008F0AD4">
      <w:pPr>
        <w:pStyle w:val="Heading2"/>
        <w:numPr>
          <w:ilvl w:val="1"/>
          <w:numId w:val="0"/>
        </w:numPr>
        <w:spacing w:before="240" w:line="240" w:lineRule="auto"/>
        <w:jc w:val="both"/>
        <w:rPr>
          <w:noProof/>
          <w:lang w:eastAsia="en-CA"/>
        </w:rPr>
      </w:pPr>
      <w:bookmarkStart w:id="32" w:name="_Toc482174246"/>
      <w:bookmarkStart w:id="33" w:name="_Toc488771433"/>
      <w:bookmarkStart w:id="34" w:name="_Toc8822650"/>
      <w:r>
        <w:rPr>
          <w:noProof/>
          <w:lang w:eastAsia="en-CA"/>
        </w:rPr>
        <w:lastRenderedPageBreak/>
        <w:t>3.6 Effective Use of Tables</w:t>
      </w:r>
      <w:bookmarkEnd w:id="32"/>
      <w:bookmarkEnd w:id="33"/>
      <w:bookmarkEnd w:id="34"/>
    </w:p>
    <w:p w14:paraId="2A535712" w14:textId="77777777" w:rsidR="008F0AD4" w:rsidRPr="00A56430" w:rsidRDefault="008F0AD4" w:rsidP="008F0AD4">
      <w:pPr>
        <w:pStyle w:val="Default"/>
        <w:rPr>
          <w:sz w:val="14"/>
        </w:rPr>
      </w:pPr>
    </w:p>
    <w:p w14:paraId="5A4017CB" w14:textId="77777777" w:rsidR="008F0AD4" w:rsidRPr="008F0AD4" w:rsidRDefault="008F0AD4" w:rsidP="008F0AD4">
      <w:pPr>
        <w:rPr>
          <w:noProof/>
          <w:sz w:val="22"/>
          <w:szCs w:val="22"/>
          <w:lang w:val="en-CA" w:eastAsia="en-CA"/>
        </w:rPr>
      </w:pPr>
      <w:r w:rsidRPr="008F0AD4">
        <w:rPr>
          <w:noProof/>
          <w:sz w:val="22"/>
          <w:szCs w:val="22"/>
          <w:lang w:val="en-CA" w:eastAsia="en-CA"/>
        </w:rPr>
        <w:t xml:space="preserve">The decision whether to use a table or a graph to display information can usually be decided by asking one question: </w:t>
      </w:r>
    </w:p>
    <w:p w14:paraId="67DDA0CF" w14:textId="77777777" w:rsidR="008F0AD4" w:rsidRPr="008F0AD4" w:rsidRDefault="008F0AD4" w:rsidP="008F0AD4">
      <w:pPr>
        <w:spacing w:after="60" w:line="170" w:lineRule="atLeast"/>
        <w:jc w:val="center"/>
        <w:rPr>
          <w:b/>
          <w:i/>
          <w:noProof/>
          <w:sz w:val="22"/>
          <w:szCs w:val="22"/>
          <w:lang w:val="en-CA" w:eastAsia="en-CA"/>
        </w:rPr>
      </w:pPr>
      <w:r w:rsidRPr="008F0AD4">
        <w:rPr>
          <w:b/>
          <w:i/>
          <w:noProof/>
          <w:sz w:val="22"/>
          <w:szCs w:val="22"/>
          <w:lang w:val="en-CA" w:eastAsia="en-CA"/>
        </w:rPr>
        <w:t>“Am I conveying many individual data points,</w:t>
      </w:r>
    </w:p>
    <w:p w14:paraId="3C6F0BC7" w14:textId="77777777" w:rsidR="008F0AD4" w:rsidRPr="008F0AD4" w:rsidRDefault="008F0AD4" w:rsidP="008F0AD4">
      <w:pPr>
        <w:spacing w:after="60" w:line="170" w:lineRule="atLeast"/>
        <w:ind w:firstLine="720"/>
        <w:jc w:val="center"/>
        <w:rPr>
          <w:b/>
          <w:i/>
          <w:noProof/>
          <w:sz w:val="22"/>
          <w:szCs w:val="22"/>
          <w:lang w:val="en-CA" w:eastAsia="en-CA"/>
        </w:rPr>
      </w:pPr>
      <w:r w:rsidRPr="008F0AD4">
        <w:rPr>
          <w:b/>
          <w:i/>
          <w:noProof/>
          <w:sz w:val="22"/>
          <w:szCs w:val="22"/>
          <w:lang w:val="en-CA" w:eastAsia="en-CA"/>
        </w:rPr>
        <w:t>or am I trying to show an overall trend instead?”</w:t>
      </w:r>
    </w:p>
    <w:p w14:paraId="0B239E53" w14:textId="77777777" w:rsidR="008F0AD4" w:rsidRPr="008F0AD4" w:rsidRDefault="008F0AD4" w:rsidP="008F0AD4">
      <w:pPr>
        <w:spacing w:after="60" w:line="170" w:lineRule="atLeast"/>
        <w:ind w:firstLine="720"/>
        <w:jc w:val="center"/>
        <w:rPr>
          <w:b/>
          <w:i/>
          <w:noProof/>
          <w:sz w:val="22"/>
          <w:szCs w:val="22"/>
          <w:lang w:val="en-CA" w:eastAsia="en-CA"/>
        </w:rPr>
      </w:pPr>
    </w:p>
    <w:p w14:paraId="707D7F23" w14:textId="77777777" w:rsidR="008F0AD4" w:rsidRPr="008F0AD4" w:rsidRDefault="008F0AD4" w:rsidP="008F0AD4">
      <w:pPr>
        <w:rPr>
          <w:noProof/>
          <w:sz w:val="22"/>
          <w:szCs w:val="22"/>
          <w:lang w:val="en-CA" w:eastAsia="en-CA"/>
        </w:rPr>
      </w:pPr>
      <w:r w:rsidRPr="008F0AD4">
        <w:rPr>
          <w:noProof/>
          <w:sz w:val="22"/>
          <w:szCs w:val="22"/>
          <w:lang w:val="en-CA" w:eastAsia="en-CA"/>
        </w:rPr>
        <w:t xml:space="preserve">If it is important that the report reader see individual data points then a table should be used.  Otherwise a graph may be a better choice. </w:t>
      </w:r>
    </w:p>
    <w:p w14:paraId="19834945" w14:textId="77777777" w:rsidR="008F0AD4" w:rsidRPr="008F0AD4" w:rsidRDefault="008F0AD4" w:rsidP="008F0AD4">
      <w:pPr>
        <w:pStyle w:val="Subtitle"/>
        <w:jc w:val="left"/>
        <w:rPr>
          <w:b/>
          <w:sz w:val="22"/>
          <w:szCs w:val="22"/>
        </w:rPr>
      </w:pPr>
      <w:r w:rsidRPr="008F0AD4">
        <w:rPr>
          <w:b/>
          <w:sz w:val="22"/>
          <w:szCs w:val="22"/>
        </w:rPr>
        <w:t>Tables are effective when:</w:t>
      </w:r>
    </w:p>
    <w:p w14:paraId="5C9E90BD" w14:textId="77777777" w:rsidR="008F0AD4" w:rsidRPr="008F0AD4" w:rsidRDefault="008F0AD4" w:rsidP="008F0AD4">
      <w:pPr>
        <w:pStyle w:val="ListParagraph"/>
        <w:numPr>
          <w:ilvl w:val="0"/>
          <w:numId w:val="32"/>
        </w:numPr>
        <w:spacing w:after="200" w:line="276" w:lineRule="auto"/>
        <w:jc w:val="both"/>
        <w:rPr>
          <w:noProof/>
          <w:sz w:val="22"/>
          <w:szCs w:val="22"/>
          <w:lang w:eastAsia="en-CA"/>
        </w:rPr>
      </w:pPr>
      <w:r w:rsidRPr="008F0AD4">
        <w:rPr>
          <w:noProof/>
          <w:sz w:val="22"/>
          <w:szCs w:val="22"/>
          <w:lang w:eastAsia="en-CA"/>
        </w:rPr>
        <w:t>Users need to look up individual values;</w:t>
      </w:r>
    </w:p>
    <w:p w14:paraId="4A239719" w14:textId="77777777" w:rsidR="008F0AD4" w:rsidRPr="008F0AD4" w:rsidRDefault="008F0AD4" w:rsidP="008F0AD4">
      <w:pPr>
        <w:pStyle w:val="ListParagraph"/>
        <w:numPr>
          <w:ilvl w:val="0"/>
          <w:numId w:val="32"/>
        </w:numPr>
        <w:spacing w:after="200" w:line="276" w:lineRule="auto"/>
        <w:jc w:val="both"/>
        <w:rPr>
          <w:noProof/>
          <w:sz w:val="22"/>
          <w:szCs w:val="22"/>
          <w:lang w:eastAsia="en-CA"/>
        </w:rPr>
      </w:pPr>
      <w:r w:rsidRPr="008F0AD4">
        <w:rPr>
          <w:noProof/>
          <w:sz w:val="22"/>
          <w:szCs w:val="22"/>
          <w:lang w:eastAsia="en-CA"/>
        </w:rPr>
        <w:t>Users need to compare particular values;</w:t>
      </w:r>
    </w:p>
    <w:p w14:paraId="52687E43" w14:textId="77777777" w:rsidR="008F0AD4" w:rsidRPr="008F0AD4" w:rsidRDefault="008F0AD4" w:rsidP="008F0AD4">
      <w:pPr>
        <w:pStyle w:val="ListParagraph"/>
        <w:numPr>
          <w:ilvl w:val="0"/>
          <w:numId w:val="32"/>
        </w:numPr>
        <w:spacing w:after="200" w:line="276" w:lineRule="auto"/>
        <w:jc w:val="both"/>
        <w:rPr>
          <w:noProof/>
          <w:sz w:val="22"/>
          <w:szCs w:val="22"/>
          <w:lang w:eastAsia="en-CA"/>
        </w:rPr>
      </w:pPr>
      <w:r w:rsidRPr="008F0AD4">
        <w:rPr>
          <w:noProof/>
          <w:sz w:val="22"/>
          <w:szCs w:val="22"/>
          <w:lang w:eastAsia="en-CA"/>
        </w:rPr>
        <w:t>Data values must be precisely known;</w:t>
      </w:r>
    </w:p>
    <w:p w14:paraId="0DC0A490" w14:textId="77777777" w:rsidR="008F0AD4" w:rsidRPr="008F0AD4" w:rsidRDefault="008F0AD4" w:rsidP="008F0AD4">
      <w:pPr>
        <w:pStyle w:val="ListParagraph"/>
        <w:numPr>
          <w:ilvl w:val="0"/>
          <w:numId w:val="32"/>
        </w:numPr>
        <w:spacing w:after="200" w:line="276" w:lineRule="auto"/>
        <w:jc w:val="both"/>
        <w:rPr>
          <w:noProof/>
          <w:sz w:val="22"/>
          <w:szCs w:val="22"/>
          <w:lang w:eastAsia="en-CA"/>
        </w:rPr>
      </w:pPr>
      <w:r w:rsidRPr="008F0AD4">
        <w:rPr>
          <w:noProof/>
          <w:sz w:val="22"/>
          <w:szCs w:val="22"/>
          <w:lang w:eastAsia="en-CA"/>
        </w:rPr>
        <w:t>Users need to show both details and summaries; or</w:t>
      </w:r>
    </w:p>
    <w:p w14:paraId="3275E215" w14:textId="77777777" w:rsidR="008F0AD4" w:rsidRPr="008F0AD4" w:rsidRDefault="008F0AD4" w:rsidP="008F0AD4">
      <w:pPr>
        <w:pStyle w:val="ListParagraph"/>
        <w:numPr>
          <w:ilvl w:val="0"/>
          <w:numId w:val="32"/>
        </w:numPr>
        <w:spacing w:after="200" w:line="276" w:lineRule="auto"/>
        <w:jc w:val="both"/>
        <w:rPr>
          <w:noProof/>
          <w:sz w:val="22"/>
          <w:szCs w:val="22"/>
          <w:lang w:eastAsia="en-CA"/>
        </w:rPr>
      </w:pPr>
      <w:r w:rsidRPr="008F0AD4">
        <w:rPr>
          <w:noProof/>
          <w:sz w:val="22"/>
          <w:szCs w:val="22"/>
          <w:lang w:eastAsia="en-CA"/>
        </w:rPr>
        <w:t>Multiple units of measure are included.</w:t>
      </w:r>
    </w:p>
    <w:p w14:paraId="6F6F1B30" w14:textId="02BA6910" w:rsidR="008F0AD4" w:rsidRPr="008F0AD4" w:rsidRDefault="00B3338B" w:rsidP="008F0AD4">
      <w:pPr>
        <w:pStyle w:val="ListParagraph"/>
        <w:numPr>
          <w:ilvl w:val="0"/>
          <w:numId w:val="0"/>
        </w:numPr>
        <w:ind w:left="1440"/>
        <w:rPr>
          <w:noProof/>
          <w:sz w:val="22"/>
          <w:szCs w:val="22"/>
          <w:lang w:eastAsia="en-CA"/>
        </w:rPr>
      </w:pPr>
      <w:r>
        <w:rPr>
          <w:noProof/>
          <w:sz w:val="22"/>
          <w:szCs w:val="22"/>
          <w:lang w:eastAsia="en-CA"/>
        </w:rPr>
        <mc:AlternateContent>
          <mc:Choice Requires="wpg">
            <w:drawing>
              <wp:anchor distT="0" distB="0" distL="114300" distR="114300" simplePos="0" relativeHeight="251669503" behindDoc="0" locked="0" layoutInCell="1" allowOverlap="1" wp14:anchorId="445D4C00" wp14:editId="640898A1">
                <wp:simplePos x="0" y="0"/>
                <wp:positionH relativeFrom="column">
                  <wp:posOffset>-88719</wp:posOffset>
                </wp:positionH>
                <wp:positionV relativeFrom="paragraph">
                  <wp:posOffset>496842</wp:posOffset>
                </wp:positionV>
                <wp:extent cx="2594883" cy="1262743"/>
                <wp:effectExtent l="19050" t="19050" r="15240" b="13970"/>
                <wp:wrapNone/>
                <wp:docPr id="65" name="Group 65"/>
                <wp:cNvGraphicFramePr/>
                <a:graphic xmlns:a="http://schemas.openxmlformats.org/drawingml/2006/main">
                  <a:graphicData uri="http://schemas.microsoft.com/office/word/2010/wordprocessingGroup">
                    <wpg:wgp>
                      <wpg:cNvGrpSpPr/>
                      <wpg:grpSpPr>
                        <a:xfrm>
                          <a:off x="0" y="0"/>
                          <a:ext cx="2594883" cy="1262743"/>
                          <a:chOff x="0" y="0"/>
                          <a:chExt cx="2594883" cy="1262743"/>
                        </a:xfrm>
                      </wpg:grpSpPr>
                      <wps:wsp>
                        <wps:cNvPr id="144" name="Rectangle 144"/>
                        <wps:cNvSpPr/>
                        <wps:spPr>
                          <a:xfrm>
                            <a:off x="0" y="1121229"/>
                            <a:ext cx="2594883" cy="141514"/>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242458" y="0"/>
                            <a:ext cx="352425" cy="12477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C2CF2F" id="Group 65" o:spid="_x0000_s1026" style="position:absolute;margin-left:-7pt;margin-top:39.1pt;width:204.3pt;height:99.45pt;z-index:251669503" coordsize="25948,1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">
                <v:rect id="Rectangle 144" o:spid="_x0000_s1027" style="position:absolute;top:11212;width:25948;height:1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Ht4MIA&#10;AADcAAAADwAAAGRycy9kb3ducmV2LnhtbERPTWvCQBC9F/wPywi9FLNpEZHoKqIUPQmmJV7H7JgE&#10;d2dDdtXYX98VCr3N433OfNlbI27U+caxgvckBUFcOt1wpeD763M0BeEDskbjmBQ8yMNyMXiZY6bd&#10;nQ90y0MlYgj7DBXUIbSZlL6syaJPXEscubPrLIYIu0rqDu8x3Br5kaYTabHh2FBjS+uaykt+tQpO&#10;RWt+zht77It8wrjf7pE3b0q9DvvVDESgPvyL/9w7HeePx/B8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0e3gwgAAANwAAAAPAAAAAAAAAAAAAAAAAJgCAABkcnMvZG93&#10;bnJldi54bWxQSwUGAAAAAAQABAD1AAAAhwMAAAAA&#10;" filled="f" strokecolor="red" strokeweight="2.25pt"/>
                <v:rect id="Rectangle 145" o:spid="_x0000_s1028" style="position:absolute;left:22424;width:3524;height:1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1Ie8MA&#10;AADcAAAADwAAAGRycy9kb3ducmV2LnhtbERPTWvCQBC9C/6HZYRepNm02CCpq0il6EloKul1mh2T&#10;YHZ2yW41+uvdQqG3ebzPWawG04kz9b61rOApSUEQV1a3XCs4fL4/zkH4gKyxs0wKruRhtRyPFphr&#10;e+EPOhehFjGEfY4KmhBcLqWvGjLoE+uII3e0vcEQYV9L3eMlhptOPqdpJg22HBsadPTWUHUqfoyC&#10;79J1t+PGfA1lkTHut3vkzVSph8mwfgURaAj/4j/3Tsf5sxf4fS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1Ie8MAAADcAAAADwAAAAAAAAAAAAAAAACYAgAAZHJzL2Rv&#10;d25yZXYueG1sUEsFBgAAAAAEAAQA9QAAAIgDAAAAAA==&#10;" filled="f" strokecolor="red" strokeweight="2.25pt"/>
              </v:group>
            </w:pict>
          </mc:Fallback>
        </mc:AlternateContent>
      </w:r>
      <w:r w:rsidR="008F0AD4" w:rsidRPr="008F0AD4">
        <w:rPr>
          <w:noProof/>
          <w:sz w:val="22"/>
          <w:szCs w:val="22"/>
          <w:lang w:eastAsia="en-CA"/>
        </w:rPr>
        <w:t>(e.g. quantity of units sold and value of units sold)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
        <w:gridCol w:w="567"/>
        <w:gridCol w:w="567"/>
        <w:gridCol w:w="567"/>
        <w:gridCol w:w="567"/>
        <w:gridCol w:w="567"/>
        <w:gridCol w:w="567"/>
        <w:gridCol w:w="567"/>
        <w:gridCol w:w="567"/>
        <w:gridCol w:w="567"/>
        <w:gridCol w:w="567"/>
        <w:gridCol w:w="567"/>
        <w:gridCol w:w="567"/>
        <w:gridCol w:w="769"/>
      </w:tblGrid>
      <w:tr w:rsidR="008F0AD4" w:rsidRPr="0097469D" w14:paraId="0E1C7BBE" w14:textId="77777777" w:rsidTr="008F0AD4">
        <w:trPr>
          <w:trHeight w:val="20"/>
        </w:trPr>
        <w:tc>
          <w:tcPr>
            <w:tcW w:w="236" w:type="dxa"/>
            <w:tcBorders>
              <w:bottom w:val="single" w:sz="4" w:space="0" w:color="auto"/>
            </w:tcBorders>
            <w:vAlign w:val="bottom"/>
          </w:tcPr>
          <w:p w14:paraId="1472FF4B" w14:textId="77777777" w:rsidR="008F0AD4" w:rsidRPr="0097469D" w:rsidRDefault="008F0AD4" w:rsidP="008F0AD4">
            <w:pPr>
              <w:spacing w:after="0"/>
              <w:jc w:val="right"/>
              <w:rPr>
                <w:b/>
                <w:sz w:val="14"/>
                <w:szCs w:val="16"/>
              </w:rPr>
            </w:pPr>
            <w:r w:rsidRPr="0097469D">
              <w:rPr>
                <w:b/>
                <w:sz w:val="14"/>
                <w:szCs w:val="16"/>
              </w:rPr>
              <w:t>Year</w:t>
            </w:r>
          </w:p>
        </w:tc>
        <w:tc>
          <w:tcPr>
            <w:tcW w:w="236" w:type="dxa"/>
            <w:tcBorders>
              <w:bottom w:val="single" w:sz="4" w:space="0" w:color="auto"/>
            </w:tcBorders>
            <w:vAlign w:val="bottom"/>
          </w:tcPr>
          <w:p w14:paraId="1AB8A7A8" w14:textId="77777777" w:rsidR="008F0AD4" w:rsidRPr="0097469D" w:rsidRDefault="008F0AD4" w:rsidP="008F0AD4">
            <w:pPr>
              <w:spacing w:after="0"/>
              <w:jc w:val="right"/>
              <w:rPr>
                <w:sz w:val="14"/>
                <w:szCs w:val="16"/>
              </w:rPr>
            </w:pPr>
            <w:r w:rsidRPr="0097469D">
              <w:rPr>
                <w:sz w:val="14"/>
                <w:szCs w:val="16"/>
              </w:rPr>
              <w:t>Jan</w:t>
            </w:r>
          </w:p>
        </w:tc>
        <w:tc>
          <w:tcPr>
            <w:tcW w:w="236" w:type="dxa"/>
            <w:tcBorders>
              <w:bottom w:val="single" w:sz="4" w:space="0" w:color="auto"/>
            </w:tcBorders>
            <w:vAlign w:val="bottom"/>
          </w:tcPr>
          <w:p w14:paraId="39048F7B" w14:textId="77777777" w:rsidR="008F0AD4" w:rsidRPr="0097469D" w:rsidRDefault="008F0AD4" w:rsidP="008F0AD4">
            <w:pPr>
              <w:spacing w:after="0"/>
              <w:jc w:val="right"/>
              <w:rPr>
                <w:sz w:val="14"/>
                <w:szCs w:val="16"/>
              </w:rPr>
            </w:pPr>
            <w:r w:rsidRPr="0097469D">
              <w:rPr>
                <w:sz w:val="14"/>
                <w:szCs w:val="16"/>
              </w:rPr>
              <w:t>Feb</w:t>
            </w:r>
          </w:p>
        </w:tc>
        <w:tc>
          <w:tcPr>
            <w:tcW w:w="236" w:type="dxa"/>
            <w:tcBorders>
              <w:bottom w:val="single" w:sz="4" w:space="0" w:color="auto"/>
            </w:tcBorders>
            <w:vAlign w:val="bottom"/>
          </w:tcPr>
          <w:p w14:paraId="7F01250A" w14:textId="77777777" w:rsidR="008F0AD4" w:rsidRPr="0097469D" w:rsidRDefault="008F0AD4" w:rsidP="008F0AD4">
            <w:pPr>
              <w:spacing w:after="0"/>
              <w:jc w:val="right"/>
              <w:rPr>
                <w:sz w:val="14"/>
                <w:szCs w:val="16"/>
              </w:rPr>
            </w:pPr>
            <w:r w:rsidRPr="0097469D">
              <w:rPr>
                <w:sz w:val="14"/>
                <w:szCs w:val="16"/>
              </w:rPr>
              <w:t>Mar</w:t>
            </w:r>
          </w:p>
        </w:tc>
        <w:tc>
          <w:tcPr>
            <w:tcW w:w="236" w:type="dxa"/>
            <w:tcBorders>
              <w:bottom w:val="single" w:sz="4" w:space="0" w:color="auto"/>
            </w:tcBorders>
            <w:vAlign w:val="bottom"/>
          </w:tcPr>
          <w:p w14:paraId="69F6FC26" w14:textId="77777777" w:rsidR="008F0AD4" w:rsidRPr="0097469D" w:rsidRDefault="008F0AD4" w:rsidP="008F0AD4">
            <w:pPr>
              <w:spacing w:after="0"/>
              <w:jc w:val="right"/>
              <w:rPr>
                <w:sz w:val="14"/>
                <w:szCs w:val="16"/>
              </w:rPr>
            </w:pPr>
            <w:r w:rsidRPr="0097469D">
              <w:rPr>
                <w:sz w:val="14"/>
                <w:szCs w:val="16"/>
              </w:rPr>
              <w:t>Apr</w:t>
            </w:r>
          </w:p>
        </w:tc>
        <w:tc>
          <w:tcPr>
            <w:tcW w:w="236" w:type="dxa"/>
            <w:tcBorders>
              <w:bottom w:val="single" w:sz="4" w:space="0" w:color="auto"/>
            </w:tcBorders>
            <w:vAlign w:val="bottom"/>
          </w:tcPr>
          <w:p w14:paraId="43342009" w14:textId="77777777" w:rsidR="008F0AD4" w:rsidRPr="0097469D" w:rsidRDefault="008F0AD4" w:rsidP="008F0AD4">
            <w:pPr>
              <w:spacing w:after="0"/>
              <w:jc w:val="right"/>
              <w:rPr>
                <w:sz w:val="14"/>
                <w:szCs w:val="16"/>
              </w:rPr>
            </w:pPr>
            <w:r w:rsidRPr="0097469D">
              <w:rPr>
                <w:sz w:val="14"/>
                <w:szCs w:val="16"/>
              </w:rPr>
              <w:t>May</w:t>
            </w:r>
          </w:p>
        </w:tc>
        <w:tc>
          <w:tcPr>
            <w:tcW w:w="236" w:type="dxa"/>
            <w:tcBorders>
              <w:bottom w:val="single" w:sz="4" w:space="0" w:color="auto"/>
            </w:tcBorders>
            <w:vAlign w:val="bottom"/>
          </w:tcPr>
          <w:p w14:paraId="41BDD821" w14:textId="77777777" w:rsidR="008F0AD4" w:rsidRPr="0097469D" w:rsidRDefault="008F0AD4" w:rsidP="008F0AD4">
            <w:pPr>
              <w:spacing w:after="0"/>
              <w:jc w:val="right"/>
              <w:rPr>
                <w:sz w:val="14"/>
                <w:szCs w:val="16"/>
              </w:rPr>
            </w:pPr>
            <w:r w:rsidRPr="0097469D">
              <w:rPr>
                <w:sz w:val="14"/>
                <w:szCs w:val="16"/>
              </w:rPr>
              <w:t>Jun</w:t>
            </w:r>
          </w:p>
        </w:tc>
        <w:tc>
          <w:tcPr>
            <w:tcW w:w="236" w:type="dxa"/>
            <w:tcBorders>
              <w:bottom w:val="single" w:sz="4" w:space="0" w:color="auto"/>
            </w:tcBorders>
            <w:vAlign w:val="bottom"/>
          </w:tcPr>
          <w:p w14:paraId="2B19422E" w14:textId="77777777" w:rsidR="008F0AD4" w:rsidRPr="0097469D" w:rsidRDefault="008F0AD4" w:rsidP="008F0AD4">
            <w:pPr>
              <w:spacing w:after="0"/>
              <w:jc w:val="right"/>
              <w:rPr>
                <w:sz w:val="14"/>
                <w:szCs w:val="16"/>
              </w:rPr>
            </w:pPr>
            <w:r w:rsidRPr="0097469D">
              <w:rPr>
                <w:sz w:val="14"/>
                <w:szCs w:val="16"/>
              </w:rPr>
              <w:t>Jul</w:t>
            </w:r>
          </w:p>
        </w:tc>
        <w:tc>
          <w:tcPr>
            <w:tcW w:w="236" w:type="dxa"/>
            <w:tcBorders>
              <w:bottom w:val="single" w:sz="4" w:space="0" w:color="auto"/>
            </w:tcBorders>
            <w:vAlign w:val="bottom"/>
          </w:tcPr>
          <w:p w14:paraId="030CB089" w14:textId="77777777" w:rsidR="008F0AD4" w:rsidRPr="0097469D" w:rsidRDefault="008F0AD4" w:rsidP="008F0AD4">
            <w:pPr>
              <w:spacing w:after="0"/>
              <w:jc w:val="right"/>
              <w:rPr>
                <w:sz w:val="14"/>
                <w:szCs w:val="16"/>
              </w:rPr>
            </w:pPr>
            <w:r w:rsidRPr="0097469D">
              <w:rPr>
                <w:sz w:val="14"/>
                <w:szCs w:val="16"/>
              </w:rPr>
              <w:t>Aug</w:t>
            </w:r>
          </w:p>
        </w:tc>
        <w:tc>
          <w:tcPr>
            <w:tcW w:w="236" w:type="dxa"/>
            <w:tcBorders>
              <w:bottom w:val="single" w:sz="4" w:space="0" w:color="auto"/>
            </w:tcBorders>
            <w:vAlign w:val="bottom"/>
          </w:tcPr>
          <w:p w14:paraId="18DD38BC" w14:textId="77777777" w:rsidR="008F0AD4" w:rsidRPr="0097469D" w:rsidRDefault="008F0AD4" w:rsidP="008F0AD4">
            <w:pPr>
              <w:spacing w:after="0"/>
              <w:jc w:val="right"/>
              <w:rPr>
                <w:sz w:val="14"/>
                <w:szCs w:val="16"/>
              </w:rPr>
            </w:pPr>
            <w:r w:rsidRPr="0097469D">
              <w:rPr>
                <w:sz w:val="14"/>
                <w:szCs w:val="16"/>
              </w:rPr>
              <w:t>Sep</w:t>
            </w:r>
          </w:p>
        </w:tc>
        <w:tc>
          <w:tcPr>
            <w:tcW w:w="236" w:type="dxa"/>
            <w:tcBorders>
              <w:bottom w:val="single" w:sz="4" w:space="0" w:color="auto"/>
            </w:tcBorders>
            <w:vAlign w:val="bottom"/>
          </w:tcPr>
          <w:p w14:paraId="79D64A47" w14:textId="77777777" w:rsidR="008F0AD4" w:rsidRPr="0097469D" w:rsidRDefault="008F0AD4" w:rsidP="008F0AD4">
            <w:pPr>
              <w:spacing w:after="0"/>
              <w:jc w:val="right"/>
              <w:rPr>
                <w:sz w:val="14"/>
                <w:szCs w:val="16"/>
              </w:rPr>
            </w:pPr>
            <w:r w:rsidRPr="0097469D">
              <w:rPr>
                <w:sz w:val="14"/>
                <w:szCs w:val="16"/>
              </w:rPr>
              <w:t>Oct</w:t>
            </w:r>
          </w:p>
        </w:tc>
        <w:tc>
          <w:tcPr>
            <w:tcW w:w="236" w:type="dxa"/>
            <w:tcBorders>
              <w:bottom w:val="single" w:sz="4" w:space="0" w:color="auto"/>
            </w:tcBorders>
            <w:vAlign w:val="bottom"/>
          </w:tcPr>
          <w:p w14:paraId="2CEC8FAA" w14:textId="77777777" w:rsidR="008F0AD4" w:rsidRPr="0097469D" w:rsidRDefault="008F0AD4" w:rsidP="008F0AD4">
            <w:pPr>
              <w:spacing w:after="0"/>
              <w:jc w:val="right"/>
              <w:rPr>
                <w:sz w:val="14"/>
                <w:szCs w:val="16"/>
              </w:rPr>
            </w:pPr>
            <w:r w:rsidRPr="0097469D">
              <w:rPr>
                <w:sz w:val="14"/>
                <w:szCs w:val="16"/>
              </w:rPr>
              <w:t>Nov</w:t>
            </w:r>
          </w:p>
        </w:tc>
        <w:tc>
          <w:tcPr>
            <w:tcW w:w="236" w:type="dxa"/>
            <w:tcBorders>
              <w:bottom w:val="single" w:sz="4" w:space="0" w:color="auto"/>
            </w:tcBorders>
            <w:vAlign w:val="bottom"/>
          </w:tcPr>
          <w:p w14:paraId="0A5028A1" w14:textId="77777777" w:rsidR="008F0AD4" w:rsidRPr="0097469D" w:rsidRDefault="008F0AD4" w:rsidP="008F0AD4">
            <w:pPr>
              <w:spacing w:after="0"/>
              <w:jc w:val="right"/>
              <w:rPr>
                <w:sz w:val="14"/>
                <w:szCs w:val="16"/>
              </w:rPr>
            </w:pPr>
            <w:r w:rsidRPr="0097469D">
              <w:rPr>
                <w:sz w:val="14"/>
                <w:szCs w:val="16"/>
              </w:rPr>
              <w:t>Dec</w:t>
            </w:r>
          </w:p>
        </w:tc>
        <w:tc>
          <w:tcPr>
            <w:tcW w:w="236" w:type="dxa"/>
            <w:tcBorders>
              <w:bottom w:val="single" w:sz="4" w:space="0" w:color="auto"/>
            </w:tcBorders>
          </w:tcPr>
          <w:p w14:paraId="403360FC" w14:textId="77777777" w:rsidR="008F0AD4" w:rsidRPr="0097469D" w:rsidRDefault="008F0AD4" w:rsidP="008F0AD4">
            <w:pPr>
              <w:spacing w:after="0"/>
              <w:jc w:val="right"/>
              <w:rPr>
                <w:b/>
                <w:sz w:val="14"/>
                <w:szCs w:val="16"/>
              </w:rPr>
            </w:pPr>
            <w:r w:rsidRPr="0097469D">
              <w:rPr>
                <w:b/>
                <w:sz w:val="14"/>
                <w:szCs w:val="16"/>
              </w:rPr>
              <w:t>Monthly Average</w:t>
            </w:r>
          </w:p>
        </w:tc>
      </w:tr>
      <w:tr w:rsidR="008F0AD4" w:rsidRPr="0097469D" w14:paraId="4B4D2A58" w14:textId="77777777" w:rsidTr="008F0AD4">
        <w:trPr>
          <w:trHeight w:val="20"/>
        </w:trPr>
        <w:tc>
          <w:tcPr>
            <w:tcW w:w="236" w:type="dxa"/>
            <w:tcBorders>
              <w:top w:val="single" w:sz="4" w:space="0" w:color="auto"/>
            </w:tcBorders>
            <w:shd w:val="clear" w:color="auto" w:fill="F2F2F2" w:themeFill="background1" w:themeFillShade="F2"/>
          </w:tcPr>
          <w:p w14:paraId="75C3D37B" w14:textId="77777777" w:rsidR="008F0AD4" w:rsidRPr="0097469D" w:rsidRDefault="008F0AD4" w:rsidP="008F0AD4">
            <w:pPr>
              <w:spacing w:after="0"/>
              <w:rPr>
                <w:b/>
                <w:sz w:val="14"/>
                <w:szCs w:val="16"/>
              </w:rPr>
            </w:pPr>
            <w:r w:rsidRPr="0097469D">
              <w:rPr>
                <w:b/>
                <w:sz w:val="14"/>
                <w:szCs w:val="16"/>
              </w:rPr>
              <w:t>2000</w:t>
            </w:r>
          </w:p>
        </w:tc>
        <w:tc>
          <w:tcPr>
            <w:tcW w:w="236" w:type="dxa"/>
            <w:tcBorders>
              <w:top w:val="single" w:sz="4" w:space="0" w:color="auto"/>
            </w:tcBorders>
            <w:shd w:val="clear" w:color="auto" w:fill="F2F2F2" w:themeFill="background1" w:themeFillShade="F2"/>
          </w:tcPr>
          <w:p w14:paraId="7494FD02" w14:textId="77777777" w:rsidR="008F0AD4" w:rsidRPr="0097469D" w:rsidRDefault="008F0AD4" w:rsidP="008F0AD4">
            <w:pPr>
              <w:spacing w:after="0"/>
              <w:jc w:val="right"/>
              <w:rPr>
                <w:sz w:val="14"/>
                <w:szCs w:val="16"/>
              </w:rPr>
            </w:pPr>
            <w:r w:rsidRPr="0097469D">
              <w:rPr>
                <w:sz w:val="14"/>
                <w:szCs w:val="16"/>
              </w:rPr>
              <w:t>138.1</w:t>
            </w:r>
          </w:p>
        </w:tc>
        <w:tc>
          <w:tcPr>
            <w:tcW w:w="236" w:type="dxa"/>
            <w:tcBorders>
              <w:top w:val="single" w:sz="4" w:space="0" w:color="auto"/>
            </w:tcBorders>
            <w:shd w:val="clear" w:color="auto" w:fill="F2F2F2" w:themeFill="background1" w:themeFillShade="F2"/>
          </w:tcPr>
          <w:p w14:paraId="12BB2227" w14:textId="77777777" w:rsidR="008F0AD4" w:rsidRPr="0097469D" w:rsidRDefault="008F0AD4" w:rsidP="008F0AD4">
            <w:pPr>
              <w:spacing w:after="0"/>
              <w:jc w:val="right"/>
              <w:rPr>
                <w:sz w:val="14"/>
                <w:szCs w:val="16"/>
              </w:rPr>
            </w:pPr>
            <w:r w:rsidRPr="0097469D">
              <w:rPr>
                <w:sz w:val="14"/>
                <w:szCs w:val="16"/>
              </w:rPr>
              <w:t>138.6</w:t>
            </w:r>
          </w:p>
        </w:tc>
        <w:tc>
          <w:tcPr>
            <w:tcW w:w="236" w:type="dxa"/>
            <w:tcBorders>
              <w:top w:val="single" w:sz="4" w:space="0" w:color="auto"/>
            </w:tcBorders>
            <w:shd w:val="clear" w:color="auto" w:fill="F2F2F2" w:themeFill="background1" w:themeFillShade="F2"/>
          </w:tcPr>
          <w:p w14:paraId="3019DF5A" w14:textId="77777777" w:rsidR="008F0AD4" w:rsidRPr="0097469D" w:rsidRDefault="008F0AD4" w:rsidP="008F0AD4">
            <w:pPr>
              <w:spacing w:after="0"/>
              <w:jc w:val="right"/>
              <w:rPr>
                <w:sz w:val="14"/>
                <w:szCs w:val="16"/>
              </w:rPr>
            </w:pPr>
            <w:r w:rsidRPr="0097469D">
              <w:rPr>
                <w:sz w:val="14"/>
                <w:szCs w:val="16"/>
              </w:rPr>
              <w:t>139.3</w:t>
            </w:r>
          </w:p>
        </w:tc>
        <w:tc>
          <w:tcPr>
            <w:tcW w:w="236" w:type="dxa"/>
            <w:tcBorders>
              <w:top w:val="single" w:sz="4" w:space="0" w:color="auto"/>
            </w:tcBorders>
            <w:shd w:val="clear" w:color="auto" w:fill="F2F2F2" w:themeFill="background1" w:themeFillShade="F2"/>
          </w:tcPr>
          <w:p w14:paraId="6B9A4779" w14:textId="77777777" w:rsidR="008F0AD4" w:rsidRPr="0097469D" w:rsidRDefault="008F0AD4" w:rsidP="008F0AD4">
            <w:pPr>
              <w:spacing w:after="0"/>
              <w:jc w:val="right"/>
              <w:rPr>
                <w:sz w:val="14"/>
                <w:szCs w:val="16"/>
              </w:rPr>
            </w:pPr>
            <w:r w:rsidRPr="0097469D">
              <w:rPr>
                <w:sz w:val="14"/>
                <w:szCs w:val="16"/>
              </w:rPr>
              <w:t>139.5</w:t>
            </w:r>
          </w:p>
        </w:tc>
        <w:tc>
          <w:tcPr>
            <w:tcW w:w="236" w:type="dxa"/>
            <w:tcBorders>
              <w:top w:val="single" w:sz="4" w:space="0" w:color="auto"/>
            </w:tcBorders>
            <w:shd w:val="clear" w:color="auto" w:fill="F2F2F2" w:themeFill="background1" w:themeFillShade="F2"/>
          </w:tcPr>
          <w:p w14:paraId="18B4ED9D" w14:textId="77777777" w:rsidR="008F0AD4" w:rsidRPr="0097469D" w:rsidRDefault="008F0AD4" w:rsidP="008F0AD4">
            <w:pPr>
              <w:spacing w:after="0"/>
              <w:jc w:val="right"/>
              <w:rPr>
                <w:sz w:val="14"/>
                <w:szCs w:val="16"/>
              </w:rPr>
            </w:pPr>
            <w:r w:rsidRPr="0097469D">
              <w:rPr>
                <w:sz w:val="14"/>
                <w:szCs w:val="16"/>
              </w:rPr>
              <w:t>139.7</w:t>
            </w:r>
          </w:p>
        </w:tc>
        <w:tc>
          <w:tcPr>
            <w:tcW w:w="236" w:type="dxa"/>
            <w:tcBorders>
              <w:top w:val="single" w:sz="4" w:space="0" w:color="auto"/>
            </w:tcBorders>
            <w:shd w:val="clear" w:color="auto" w:fill="F2F2F2" w:themeFill="background1" w:themeFillShade="F2"/>
          </w:tcPr>
          <w:p w14:paraId="700C4EDD" w14:textId="77777777" w:rsidR="008F0AD4" w:rsidRPr="0097469D" w:rsidRDefault="008F0AD4" w:rsidP="008F0AD4">
            <w:pPr>
              <w:spacing w:after="0"/>
              <w:jc w:val="right"/>
              <w:rPr>
                <w:sz w:val="14"/>
                <w:szCs w:val="16"/>
              </w:rPr>
            </w:pPr>
            <w:r w:rsidRPr="0097469D">
              <w:rPr>
                <w:sz w:val="14"/>
                <w:szCs w:val="16"/>
              </w:rPr>
              <w:t>140.2</w:t>
            </w:r>
          </w:p>
        </w:tc>
        <w:tc>
          <w:tcPr>
            <w:tcW w:w="236" w:type="dxa"/>
            <w:tcBorders>
              <w:top w:val="single" w:sz="4" w:space="0" w:color="auto"/>
            </w:tcBorders>
            <w:shd w:val="clear" w:color="auto" w:fill="F2F2F2" w:themeFill="background1" w:themeFillShade="F2"/>
          </w:tcPr>
          <w:p w14:paraId="233A6248" w14:textId="77777777" w:rsidR="008F0AD4" w:rsidRPr="0097469D" w:rsidRDefault="008F0AD4" w:rsidP="008F0AD4">
            <w:pPr>
              <w:spacing w:after="0"/>
              <w:jc w:val="right"/>
              <w:rPr>
                <w:sz w:val="14"/>
                <w:szCs w:val="16"/>
              </w:rPr>
            </w:pPr>
            <w:r w:rsidRPr="0097469D">
              <w:rPr>
                <w:sz w:val="14"/>
                <w:szCs w:val="16"/>
              </w:rPr>
              <w:t>140.5</w:t>
            </w:r>
          </w:p>
        </w:tc>
        <w:tc>
          <w:tcPr>
            <w:tcW w:w="236" w:type="dxa"/>
            <w:tcBorders>
              <w:top w:val="single" w:sz="4" w:space="0" w:color="auto"/>
            </w:tcBorders>
            <w:shd w:val="clear" w:color="auto" w:fill="F2F2F2" w:themeFill="background1" w:themeFillShade="F2"/>
          </w:tcPr>
          <w:p w14:paraId="11D93083" w14:textId="77777777" w:rsidR="008F0AD4" w:rsidRPr="0097469D" w:rsidRDefault="008F0AD4" w:rsidP="008F0AD4">
            <w:pPr>
              <w:spacing w:after="0"/>
              <w:jc w:val="right"/>
              <w:rPr>
                <w:sz w:val="14"/>
                <w:szCs w:val="16"/>
              </w:rPr>
            </w:pPr>
            <w:r w:rsidRPr="0097469D">
              <w:rPr>
                <w:sz w:val="14"/>
                <w:szCs w:val="16"/>
              </w:rPr>
              <w:t>140.9</w:t>
            </w:r>
          </w:p>
        </w:tc>
        <w:tc>
          <w:tcPr>
            <w:tcW w:w="236" w:type="dxa"/>
            <w:tcBorders>
              <w:top w:val="single" w:sz="4" w:space="0" w:color="auto"/>
            </w:tcBorders>
            <w:shd w:val="clear" w:color="auto" w:fill="F2F2F2" w:themeFill="background1" w:themeFillShade="F2"/>
          </w:tcPr>
          <w:p w14:paraId="5426C896" w14:textId="77777777" w:rsidR="008F0AD4" w:rsidRPr="0097469D" w:rsidRDefault="008F0AD4" w:rsidP="008F0AD4">
            <w:pPr>
              <w:spacing w:after="0"/>
              <w:jc w:val="right"/>
              <w:rPr>
                <w:sz w:val="14"/>
                <w:szCs w:val="16"/>
              </w:rPr>
            </w:pPr>
            <w:r w:rsidRPr="0097469D">
              <w:rPr>
                <w:sz w:val="14"/>
                <w:szCs w:val="16"/>
              </w:rPr>
              <w:t>141.3</w:t>
            </w:r>
          </w:p>
        </w:tc>
        <w:tc>
          <w:tcPr>
            <w:tcW w:w="236" w:type="dxa"/>
            <w:tcBorders>
              <w:top w:val="single" w:sz="4" w:space="0" w:color="auto"/>
            </w:tcBorders>
            <w:shd w:val="clear" w:color="auto" w:fill="F2F2F2" w:themeFill="background1" w:themeFillShade="F2"/>
          </w:tcPr>
          <w:p w14:paraId="6EEA08C4" w14:textId="77777777" w:rsidR="008F0AD4" w:rsidRPr="0097469D" w:rsidRDefault="008F0AD4" w:rsidP="008F0AD4">
            <w:pPr>
              <w:spacing w:after="0"/>
              <w:jc w:val="right"/>
              <w:rPr>
                <w:sz w:val="14"/>
                <w:szCs w:val="16"/>
              </w:rPr>
            </w:pPr>
            <w:r w:rsidRPr="0097469D">
              <w:rPr>
                <w:sz w:val="14"/>
                <w:szCs w:val="16"/>
              </w:rPr>
              <w:t>141.8</w:t>
            </w:r>
          </w:p>
        </w:tc>
        <w:tc>
          <w:tcPr>
            <w:tcW w:w="236" w:type="dxa"/>
            <w:tcBorders>
              <w:top w:val="single" w:sz="4" w:space="0" w:color="auto"/>
            </w:tcBorders>
            <w:shd w:val="clear" w:color="auto" w:fill="F2F2F2" w:themeFill="background1" w:themeFillShade="F2"/>
          </w:tcPr>
          <w:p w14:paraId="235F4516" w14:textId="77777777" w:rsidR="008F0AD4" w:rsidRPr="0097469D" w:rsidRDefault="008F0AD4" w:rsidP="008F0AD4">
            <w:pPr>
              <w:spacing w:after="0"/>
              <w:jc w:val="right"/>
              <w:rPr>
                <w:sz w:val="14"/>
                <w:szCs w:val="16"/>
              </w:rPr>
            </w:pPr>
            <w:r w:rsidRPr="0097469D">
              <w:rPr>
                <w:sz w:val="14"/>
                <w:szCs w:val="16"/>
              </w:rPr>
              <w:t>142.0</w:t>
            </w:r>
          </w:p>
        </w:tc>
        <w:tc>
          <w:tcPr>
            <w:tcW w:w="236" w:type="dxa"/>
            <w:tcBorders>
              <w:top w:val="single" w:sz="4" w:space="0" w:color="auto"/>
            </w:tcBorders>
            <w:shd w:val="clear" w:color="auto" w:fill="F2F2F2" w:themeFill="background1" w:themeFillShade="F2"/>
          </w:tcPr>
          <w:p w14:paraId="18EA1677" w14:textId="77777777" w:rsidR="008F0AD4" w:rsidRPr="0097469D" w:rsidRDefault="008F0AD4" w:rsidP="008F0AD4">
            <w:pPr>
              <w:spacing w:after="0"/>
              <w:jc w:val="right"/>
              <w:rPr>
                <w:sz w:val="14"/>
                <w:szCs w:val="16"/>
              </w:rPr>
            </w:pPr>
            <w:r w:rsidRPr="0097469D">
              <w:rPr>
                <w:sz w:val="14"/>
                <w:szCs w:val="16"/>
              </w:rPr>
              <w:t>141.9</w:t>
            </w:r>
          </w:p>
        </w:tc>
        <w:tc>
          <w:tcPr>
            <w:tcW w:w="236" w:type="dxa"/>
            <w:tcBorders>
              <w:top w:val="single" w:sz="4" w:space="0" w:color="auto"/>
            </w:tcBorders>
            <w:shd w:val="clear" w:color="auto" w:fill="F2F2F2" w:themeFill="background1" w:themeFillShade="F2"/>
          </w:tcPr>
          <w:p w14:paraId="676C92EB" w14:textId="77777777" w:rsidR="008F0AD4" w:rsidRPr="0097469D" w:rsidRDefault="008F0AD4" w:rsidP="008F0AD4">
            <w:pPr>
              <w:spacing w:after="0"/>
              <w:jc w:val="right"/>
              <w:rPr>
                <w:b/>
                <w:sz w:val="14"/>
                <w:szCs w:val="16"/>
              </w:rPr>
            </w:pPr>
            <w:r w:rsidRPr="0097469D">
              <w:rPr>
                <w:b/>
                <w:sz w:val="14"/>
                <w:szCs w:val="16"/>
              </w:rPr>
              <w:t>140.3</w:t>
            </w:r>
          </w:p>
        </w:tc>
      </w:tr>
      <w:tr w:rsidR="008F0AD4" w:rsidRPr="0097469D" w14:paraId="22AB662B" w14:textId="77777777" w:rsidTr="008F0AD4">
        <w:trPr>
          <w:trHeight w:val="20"/>
        </w:trPr>
        <w:tc>
          <w:tcPr>
            <w:tcW w:w="236" w:type="dxa"/>
          </w:tcPr>
          <w:p w14:paraId="6A5E5E2A" w14:textId="77777777" w:rsidR="008F0AD4" w:rsidRPr="0097469D" w:rsidRDefault="008F0AD4" w:rsidP="008F0AD4">
            <w:pPr>
              <w:spacing w:after="0"/>
              <w:rPr>
                <w:b/>
                <w:sz w:val="14"/>
                <w:szCs w:val="16"/>
              </w:rPr>
            </w:pPr>
            <w:r w:rsidRPr="0097469D">
              <w:rPr>
                <w:b/>
                <w:sz w:val="14"/>
                <w:szCs w:val="16"/>
              </w:rPr>
              <w:t>2001</w:t>
            </w:r>
          </w:p>
        </w:tc>
        <w:tc>
          <w:tcPr>
            <w:tcW w:w="236" w:type="dxa"/>
          </w:tcPr>
          <w:p w14:paraId="414F5630" w14:textId="77777777" w:rsidR="008F0AD4" w:rsidRPr="0097469D" w:rsidRDefault="008F0AD4" w:rsidP="008F0AD4">
            <w:pPr>
              <w:spacing w:after="0"/>
              <w:jc w:val="right"/>
              <w:rPr>
                <w:sz w:val="14"/>
                <w:szCs w:val="16"/>
              </w:rPr>
            </w:pPr>
            <w:r w:rsidRPr="0097469D">
              <w:rPr>
                <w:sz w:val="14"/>
                <w:szCs w:val="16"/>
              </w:rPr>
              <w:t>142.6</w:t>
            </w:r>
          </w:p>
        </w:tc>
        <w:tc>
          <w:tcPr>
            <w:tcW w:w="236" w:type="dxa"/>
          </w:tcPr>
          <w:p w14:paraId="1BAA3C9E" w14:textId="77777777" w:rsidR="008F0AD4" w:rsidRPr="0097469D" w:rsidRDefault="008F0AD4" w:rsidP="008F0AD4">
            <w:pPr>
              <w:spacing w:after="0"/>
              <w:jc w:val="right"/>
              <w:rPr>
                <w:sz w:val="14"/>
                <w:szCs w:val="16"/>
              </w:rPr>
            </w:pPr>
            <w:r w:rsidRPr="0097469D">
              <w:rPr>
                <w:sz w:val="14"/>
                <w:szCs w:val="16"/>
              </w:rPr>
              <w:t>143.1</w:t>
            </w:r>
          </w:p>
        </w:tc>
        <w:tc>
          <w:tcPr>
            <w:tcW w:w="236" w:type="dxa"/>
          </w:tcPr>
          <w:p w14:paraId="6CE43052" w14:textId="77777777" w:rsidR="008F0AD4" w:rsidRPr="0097469D" w:rsidRDefault="008F0AD4" w:rsidP="008F0AD4">
            <w:pPr>
              <w:spacing w:after="0"/>
              <w:jc w:val="right"/>
              <w:rPr>
                <w:sz w:val="14"/>
                <w:szCs w:val="16"/>
              </w:rPr>
            </w:pPr>
            <w:r w:rsidRPr="0097469D">
              <w:rPr>
                <w:sz w:val="14"/>
                <w:szCs w:val="16"/>
              </w:rPr>
              <w:t>143.6</w:t>
            </w:r>
          </w:p>
        </w:tc>
        <w:tc>
          <w:tcPr>
            <w:tcW w:w="236" w:type="dxa"/>
          </w:tcPr>
          <w:p w14:paraId="091E991A" w14:textId="77777777" w:rsidR="008F0AD4" w:rsidRPr="0097469D" w:rsidRDefault="008F0AD4" w:rsidP="008F0AD4">
            <w:pPr>
              <w:spacing w:after="0"/>
              <w:jc w:val="right"/>
              <w:rPr>
                <w:sz w:val="14"/>
                <w:szCs w:val="16"/>
              </w:rPr>
            </w:pPr>
            <w:r w:rsidRPr="0097469D">
              <w:rPr>
                <w:sz w:val="14"/>
                <w:szCs w:val="16"/>
              </w:rPr>
              <w:t>144.0</w:t>
            </w:r>
          </w:p>
        </w:tc>
        <w:tc>
          <w:tcPr>
            <w:tcW w:w="236" w:type="dxa"/>
          </w:tcPr>
          <w:p w14:paraId="75E42FB7" w14:textId="77777777" w:rsidR="008F0AD4" w:rsidRPr="0097469D" w:rsidRDefault="008F0AD4" w:rsidP="008F0AD4">
            <w:pPr>
              <w:spacing w:after="0"/>
              <w:jc w:val="right"/>
              <w:rPr>
                <w:sz w:val="14"/>
                <w:szCs w:val="16"/>
              </w:rPr>
            </w:pPr>
            <w:r w:rsidRPr="0097469D">
              <w:rPr>
                <w:sz w:val="14"/>
                <w:szCs w:val="16"/>
              </w:rPr>
              <w:t>144.2</w:t>
            </w:r>
          </w:p>
        </w:tc>
        <w:tc>
          <w:tcPr>
            <w:tcW w:w="236" w:type="dxa"/>
          </w:tcPr>
          <w:p w14:paraId="4E07854D" w14:textId="77777777" w:rsidR="008F0AD4" w:rsidRPr="0097469D" w:rsidRDefault="008F0AD4" w:rsidP="008F0AD4">
            <w:pPr>
              <w:spacing w:after="0"/>
              <w:jc w:val="right"/>
              <w:rPr>
                <w:sz w:val="14"/>
                <w:szCs w:val="16"/>
              </w:rPr>
            </w:pPr>
            <w:r w:rsidRPr="0097469D">
              <w:rPr>
                <w:sz w:val="14"/>
                <w:szCs w:val="16"/>
              </w:rPr>
              <w:t>144.4</w:t>
            </w:r>
          </w:p>
        </w:tc>
        <w:tc>
          <w:tcPr>
            <w:tcW w:w="236" w:type="dxa"/>
          </w:tcPr>
          <w:p w14:paraId="1191C4B3" w14:textId="77777777" w:rsidR="008F0AD4" w:rsidRPr="0097469D" w:rsidRDefault="008F0AD4" w:rsidP="008F0AD4">
            <w:pPr>
              <w:spacing w:after="0"/>
              <w:jc w:val="right"/>
              <w:rPr>
                <w:sz w:val="14"/>
                <w:szCs w:val="16"/>
              </w:rPr>
            </w:pPr>
            <w:r w:rsidRPr="0097469D">
              <w:rPr>
                <w:sz w:val="14"/>
                <w:szCs w:val="16"/>
              </w:rPr>
              <w:t>144.4</w:t>
            </w:r>
          </w:p>
        </w:tc>
        <w:tc>
          <w:tcPr>
            <w:tcW w:w="236" w:type="dxa"/>
          </w:tcPr>
          <w:p w14:paraId="2033C5D2" w14:textId="77777777" w:rsidR="008F0AD4" w:rsidRPr="0097469D" w:rsidRDefault="008F0AD4" w:rsidP="008F0AD4">
            <w:pPr>
              <w:spacing w:after="0"/>
              <w:jc w:val="right"/>
              <w:rPr>
                <w:sz w:val="14"/>
                <w:szCs w:val="16"/>
              </w:rPr>
            </w:pPr>
            <w:r w:rsidRPr="0097469D">
              <w:rPr>
                <w:sz w:val="14"/>
                <w:szCs w:val="16"/>
              </w:rPr>
              <w:t>144.8</w:t>
            </w:r>
          </w:p>
        </w:tc>
        <w:tc>
          <w:tcPr>
            <w:tcW w:w="236" w:type="dxa"/>
          </w:tcPr>
          <w:p w14:paraId="7D38C501" w14:textId="77777777" w:rsidR="008F0AD4" w:rsidRPr="0097469D" w:rsidRDefault="008F0AD4" w:rsidP="008F0AD4">
            <w:pPr>
              <w:spacing w:after="0"/>
              <w:jc w:val="right"/>
              <w:rPr>
                <w:sz w:val="14"/>
                <w:szCs w:val="16"/>
              </w:rPr>
            </w:pPr>
            <w:r w:rsidRPr="0097469D">
              <w:rPr>
                <w:sz w:val="14"/>
                <w:szCs w:val="16"/>
              </w:rPr>
              <w:t>145.1</w:t>
            </w:r>
          </w:p>
        </w:tc>
        <w:tc>
          <w:tcPr>
            <w:tcW w:w="236" w:type="dxa"/>
          </w:tcPr>
          <w:p w14:paraId="05EAAEA7" w14:textId="77777777" w:rsidR="008F0AD4" w:rsidRPr="0097469D" w:rsidRDefault="008F0AD4" w:rsidP="008F0AD4">
            <w:pPr>
              <w:spacing w:after="0"/>
              <w:jc w:val="right"/>
              <w:rPr>
                <w:sz w:val="14"/>
                <w:szCs w:val="16"/>
              </w:rPr>
            </w:pPr>
            <w:r w:rsidRPr="0097469D">
              <w:rPr>
                <w:sz w:val="14"/>
                <w:szCs w:val="16"/>
              </w:rPr>
              <w:t>145.7</w:t>
            </w:r>
          </w:p>
        </w:tc>
        <w:tc>
          <w:tcPr>
            <w:tcW w:w="236" w:type="dxa"/>
          </w:tcPr>
          <w:p w14:paraId="173AF6BD" w14:textId="77777777" w:rsidR="008F0AD4" w:rsidRPr="0097469D" w:rsidRDefault="008F0AD4" w:rsidP="008F0AD4">
            <w:pPr>
              <w:spacing w:after="0"/>
              <w:jc w:val="right"/>
              <w:rPr>
                <w:sz w:val="14"/>
                <w:szCs w:val="16"/>
              </w:rPr>
            </w:pPr>
            <w:r w:rsidRPr="0097469D">
              <w:rPr>
                <w:sz w:val="14"/>
                <w:szCs w:val="16"/>
              </w:rPr>
              <w:t>145.8</w:t>
            </w:r>
          </w:p>
        </w:tc>
        <w:tc>
          <w:tcPr>
            <w:tcW w:w="236" w:type="dxa"/>
          </w:tcPr>
          <w:p w14:paraId="4C1881BB" w14:textId="77777777" w:rsidR="008F0AD4" w:rsidRPr="0097469D" w:rsidRDefault="008F0AD4" w:rsidP="008F0AD4">
            <w:pPr>
              <w:spacing w:after="0"/>
              <w:jc w:val="right"/>
              <w:rPr>
                <w:sz w:val="14"/>
                <w:szCs w:val="16"/>
              </w:rPr>
            </w:pPr>
            <w:r w:rsidRPr="0097469D">
              <w:rPr>
                <w:sz w:val="14"/>
                <w:szCs w:val="16"/>
              </w:rPr>
              <w:t>145.8</w:t>
            </w:r>
          </w:p>
        </w:tc>
        <w:tc>
          <w:tcPr>
            <w:tcW w:w="236" w:type="dxa"/>
          </w:tcPr>
          <w:p w14:paraId="6335D14D" w14:textId="77777777" w:rsidR="008F0AD4" w:rsidRPr="0097469D" w:rsidRDefault="008F0AD4" w:rsidP="008F0AD4">
            <w:pPr>
              <w:spacing w:after="0"/>
              <w:jc w:val="right"/>
              <w:rPr>
                <w:b/>
                <w:sz w:val="14"/>
                <w:szCs w:val="16"/>
              </w:rPr>
            </w:pPr>
            <w:r w:rsidRPr="0097469D">
              <w:rPr>
                <w:b/>
                <w:sz w:val="14"/>
                <w:szCs w:val="16"/>
              </w:rPr>
              <w:t>144.5</w:t>
            </w:r>
          </w:p>
        </w:tc>
      </w:tr>
      <w:tr w:rsidR="008F0AD4" w:rsidRPr="0097469D" w14:paraId="7C3B9310" w14:textId="77777777" w:rsidTr="008F0AD4">
        <w:trPr>
          <w:trHeight w:val="20"/>
        </w:trPr>
        <w:tc>
          <w:tcPr>
            <w:tcW w:w="236" w:type="dxa"/>
            <w:shd w:val="clear" w:color="auto" w:fill="F2F2F2" w:themeFill="background1" w:themeFillShade="F2"/>
          </w:tcPr>
          <w:p w14:paraId="247B4861" w14:textId="77777777" w:rsidR="008F0AD4" w:rsidRPr="0097469D" w:rsidRDefault="008F0AD4" w:rsidP="008F0AD4">
            <w:pPr>
              <w:spacing w:after="0"/>
              <w:rPr>
                <w:b/>
                <w:sz w:val="14"/>
                <w:szCs w:val="16"/>
              </w:rPr>
            </w:pPr>
            <w:r w:rsidRPr="0097469D">
              <w:rPr>
                <w:b/>
                <w:sz w:val="14"/>
                <w:szCs w:val="16"/>
              </w:rPr>
              <w:t>2002</w:t>
            </w:r>
          </w:p>
        </w:tc>
        <w:tc>
          <w:tcPr>
            <w:tcW w:w="236" w:type="dxa"/>
            <w:shd w:val="clear" w:color="auto" w:fill="F2F2F2" w:themeFill="background1" w:themeFillShade="F2"/>
          </w:tcPr>
          <w:p w14:paraId="28947307" w14:textId="77777777" w:rsidR="008F0AD4" w:rsidRPr="0097469D" w:rsidRDefault="008F0AD4" w:rsidP="008F0AD4">
            <w:pPr>
              <w:spacing w:after="0"/>
              <w:jc w:val="right"/>
              <w:rPr>
                <w:sz w:val="14"/>
                <w:szCs w:val="16"/>
              </w:rPr>
            </w:pPr>
            <w:r w:rsidRPr="0097469D">
              <w:rPr>
                <w:sz w:val="14"/>
                <w:szCs w:val="16"/>
              </w:rPr>
              <w:t>146.2</w:t>
            </w:r>
          </w:p>
        </w:tc>
        <w:tc>
          <w:tcPr>
            <w:tcW w:w="236" w:type="dxa"/>
            <w:shd w:val="clear" w:color="auto" w:fill="F2F2F2" w:themeFill="background1" w:themeFillShade="F2"/>
          </w:tcPr>
          <w:p w14:paraId="620D9973" w14:textId="77777777" w:rsidR="008F0AD4" w:rsidRPr="0097469D" w:rsidRDefault="008F0AD4" w:rsidP="008F0AD4">
            <w:pPr>
              <w:spacing w:after="0"/>
              <w:jc w:val="right"/>
              <w:rPr>
                <w:sz w:val="14"/>
                <w:szCs w:val="16"/>
              </w:rPr>
            </w:pPr>
            <w:r w:rsidRPr="0097469D">
              <w:rPr>
                <w:sz w:val="14"/>
                <w:szCs w:val="16"/>
              </w:rPr>
              <w:t>146.7</w:t>
            </w:r>
          </w:p>
        </w:tc>
        <w:tc>
          <w:tcPr>
            <w:tcW w:w="236" w:type="dxa"/>
            <w:shd w:val="clear" w:color="auto" w:fill="F2F2F2" w:themeFill="background1" w:themeFillShade="F2"/>
          </w:tcPr>
          <w:p w14:paraId="3EC4BCAD" w14:textId="77777777" w:rsidR="008F0AD4" w:rsidRPr="0097469D" w:rsidRDefault="008F0AD4" w:rsidP="008F0AD4">
            <w:pPr>
              <w:spacing w:after="0"/>
              <w:jc w:val="right"/>
              <w:rPr>
                <w:sz w:val="14"/>
                <w:szCs w:val="16"/>
              </w:rPr>
            </w:pPr>
            <w:r w:rsidRPr="0097469D">
              <w:rPr>
                <w:sz w:val="14"/>
                <w:szCs w:val="16"/>
              </w:rPr>
              <w:t>147.2</w:t>
            </w:r>
          </w:p>
        </w:tc>
        <w:tc>
          <w:tcPr>
            <w:tcW w:w="236" w:type="dxa"/>
            <w:shd w:val="clear" w:color="auto" w:fill="F2F2F2" w:themeFill="background1" w:themeFillShade="F2"/>
          </w:tcPr>
          <w:p w14:paraId="1C8701E8" w14:textId="77777777" w:rsidR="008F0AD4" w:rsidRPr="0097469D" w:rsidRDefault="008F0AD4" w:rsidP="008F0AD4">
            <w:pPr>
              <w:spacing w:after="0"/>
              <w:jc w:val="right"/>
              <w:rPr>
                <w:sz w:val="14"/>
                <w:szCs w:val="16"/>
              </w:rPr>
            </w:pPr>
            <w:r w:rsidRPr="0097469D">
              <w:rPr>
                <w:sz w:val="14"/>
                <w:szCs w:val="16"/>
              </w:rPr>
              <w:t>147.4</w:t>
            </w:r>
          </w:p>
        </w:tc>
        <w:tc>
          <w:tcPr>
            <w:tcW w:w="236" w:type="dxa"/>
            <w:shd w:val="clear" w:color="auto" w:fill="F2F2F2" w:themeFill="background1" w:themeFillShade="F2"/>
          </w:tcPr>
          <w:p w14:paraId="0260D895" w14:textId="77777777" w:rsidR="008F0AD4" w:rsidRPr="0097469D" w:rsidRDefault="008F0AD4" w:rsidP="008F0AD4">
            <w:pPr>
              <w:spacing w:after="0"/>
              <w:jc w:val="right"/>
              <w:rPr>
                <w:sz w:val="14"/>
                <w:szCs w:val="16"/>
              </w:rPr>
            </w:pPr>
            <w:r w:rsidRPr="0097469D">
              <w:rPr>
                <w:sz w:val="14"/>
                <w:szCs w:val="16"/>
              </w:rPr>
              <w:t>147.5</w:t>
            </w:r>
          </w:p>
        </w:tc>
        <w:tc>
          <w:tcPr>
            <w:tcW w:w="236" w:type="dxa"/>
            <w:shd w:val="clear" w:color="auto" w:fill="F2F2F2" w:themeFill="background1" w:themeFillShade="F2"/>
          </w:tcPr>
          <w:p w14:paraId="5861818D" w14:textId="77777777" w:rsidR="008F0AD4" w:rsidRPr="0097469D" w:rsidRDefault="008F0AD4" w:rsidP="008F0AD4">
            <w:pPr>
              <w:spacing w:after="0"/>
              <w:jc w:val="right"/>
              <w:rPr>
                <w:sz w:val="14"/>
                <w:szCs w:val="16"/>
              </w:rPr>
            </w:pPr>
            <w:r w:rsidRPr="0097469D">
              <w:rPr>
                <w:sz w:val="14"/>
                <w:szCs w:val="16"/>
              </w:rPr>
              <w:t>148.0</w:t>
            </w:r>
          </w:p>
        </w:tc>
        <w:tc>
          <w:tcPr>
            <w:tcW w:w="236" w:type="dxa"/>
            <w:shd w:val="clear" w:color="auto" w:fill="F2F2F2" w:themeFill="background1" w:themeFillShade="F2"/>
          </w:tcPr>
          <w:p w14:paraId="2FB3EB9F" w14:textId="77777777" w:rsidR="008F0AD4" w:rsidRPr="0097469D" w:rsidRDefault="008F0AD4" w:rsidP="008F0AD4">
            <w:pPr>
              <w:spacing w:after="0"/>
              <w:jc w:val="right"/>
              <w:rPr>
                <w:sz w:val="14"/>
                <w:szCs w:val="16"/>
              </w:rPr>
            </w:pPr>
            <w:r w:rsidRPr="0097469D">
              <w:rPr>
                <w:sz w:val="14"/>
                <w:szCs w:val="16"/>
              </w:rPr>
              <w:t>148.4</w:t>
            </w:r>
          </w:p>
        </w:tc>
        <w:tc>
          <w:tcPr>
            <w:tcW w:w="236" w:type="dxa"/>
            <w:shd w:val="clear" w:color="auto" w:fill="F2F2F2" w:themeFill="background1" w:themeFillShade="F2"/>
          </w:tcPr>
          <w:p w14:paraId="246304BC" w14:textId="77777777" w:rsidR="008F0AD4" w:rsidRPr="0097469D" w:rsidRDefault="008F0AD4" w:rsidP="008F0AD4">
            <w:pPr>
              <w:spacing w:after="0"/>
              <w:jc w:val="right"/>
              <w:rPr>
                <w:sz w:val="14"/>
                <w:szCs w:val="16"/>
              </w:rPr>
            </w:pPr>
            <w:r w:rsidRPr="0097469D">
              <w:rPr>
                <w:sz w:val="14"/>
                <w:szCs w:val="16"/>
              </w:rPr>
              <w:t>149.0</w:t>
            </w:r>
          </w:p>
        </w:tc>
        <w:tc>
          <w:tcPr>
            <w:tcW w:w="236" w:type="dxa"/>
            <w:shd w:val="clear" w:color="auto" w:fill="F2F2F2" w:themeFill="background1" w:themeFillShade="F2"/>
          </w:tcPr>
          <w:p w14:paraId="05B96F33" w14:textId="77777777" w:rsidR="008F0AD4" w:rsidRPr="0097469D" w:rsidRDefault="008F0AD4" w:rsidP="008F0AD4">
            <w:pPr>
              <w:spacing w:after="0"/>
              <w:jc w:val="right"/>
              <w:rPr>
                <w:sz w:val="14"/>
                <w:szCs w:val="16"/>
              </w:rPr>
            </w:pPr>
            <w:r w:rsidRPr="0097469D">
              <w:rPr>
                <w:sz w:val="14"/>
                <w:szCs w:val="16"/>
              </w:rPr>
              <w:t>149.4</w:t>
            </w:r>
          </w:p>
        </w:tc>
        <w:tc>
          <w:tcPr>
            <w:tcW w:w="236" w:type="dxa"/>
            <w:shd w:val="clear" w:color="auto" w:fill="F2F2F2" w:themeFill="background1" w:themeFillShade="F2"/>
          </w:tcPr>
          <w:p w14:paraId="35EBB545" w14:textId="77777777" w:rsidR="008F0AD4" w:rsidRPr="0097469D" w:rsidRDefault="008F0AD4" w:rsidP="008F0AD4">
            <w:pPr>
              <w:spacing w:after="0"/>
              <w:jc w:val="right"/>
              <w:rPr>
                <w:sz w:val="14"/>
                <w:szCs w:val="16"/>
              </w:rPr>
            </w:pPr>
            <w:r w:rsidRPr="0097469D">
              <w:rPr>
                <w:sz w:val="14"/>
                <w:szCs w:val="16"/>
              </w:rPr>
              <w:t>149.5</w:t>
            </w:r>
          </w:p>
        </w:tc>
        <w:tc>
          <w:tcPr>
            <w:tcW w:w="236" w:type="dxa"/>
            <w:shd w:val="clear" w:color="auto" w:fill="F2F2F2" w:themeFill="background1" w:themeFillShade="F2"/>
          </w:tcPr>
          <w:p w14:paraId="2E95E552" w14:textId="77777777" w:rsidR="008F0AD4" w:rsidRPr="0097469D" w:rsidRDefault="008F0AD4" w:rsidP="008F0AD4">
            <w:pPr>
              <w:spacing w:after="0"/>
              <w:jc w:val="right"/>
              <w:rPr>
                <w:sz w:val="14"/>
                <w:szCs w:val="16"/>
              </w:rPr>
            </w:pPr>
            <w:r w:rsidRPr="0097469D">
              <w:rPr>
                <w:sz w:val="14"/>
                <w:szCs w:val="16"/>
              </w:rPr>
              <w:t>149.7</w:t>
            </w:r>
          </w:p>
        </w:tc>
        <w:tc>
          <w:tcPr>
            <w:tcW w:w="236" w:type="dxa"/>
            <w:shd w:val="clear" w:color="auto" w:fill="F2F2F2" w:themeFill="background1" w:themeFillShade="F2"/>
          </w:tcPr>
          <w:p w14:paraId="478B38AE" w14:textId="77777777" w:rsidR="008F0AD4" w:rsidRPr="0097469D" w:rsidRDefault="008F0AD4" w:rsidP="008F0AD4">
            <w:pPr>
              <w:spacing w:after="0"/>
              <w:jc w:val="right"/>
              <w:rPr>
                <w:sz w:val="14"/>
                <w:szCs w:val="16"/>
              </w:rPr>
            </w:pPr>
            <w:r w:rsidRPr="0097469D">
              <w:rPr>
                <w:sz w:val="14"/>
                <w:szCs w:val="16"/>
              </w:rPr>
              <w:t>149.7</w:t>
            </w:r>
          </w:p>
        </w:tc>
        <w:tc>
          <w:tcPr>
            <w:tcW w:w="236" w:type="dxa"/>
            <w:shd w:val="clear" w:color="auto" w:fill="F2F2F2" w:themeFill="background1" w:themeFillShade="F2"/>
          </w:tcPr>
          <w:p w14:paraId="430A4666" w14:textId="77777777" w:rsidR="008F0AD4" w:rsidRPr="0097469D" w:rsidRDefault="008F0AD4" w:rsidP="008F0AD4">
            <w:pPr>
              <w:spacing w:after="0"/>
              <w:jc w:val="right"/>
              <w:rPr>
                <w:b/>
                <w:sz w:val="14"/>
                <w:szCs w:val="16"/>
              </w:rPr>
            </w:pPr>
            <w:r w:rsidRPr="0097469D">
              <w:rPr>
                <w:b/>
                <w:sz w:val="14"/>
                <w:szCs w:val="16"/>
              </w:rPr>
              <w:t>148.2</w:t>
            </w:r>
          </w:p>
        </w:tc>
      </w:tr>
      <w:tr w:rsidR="008F0AD4" w:rsidRPr="0097469D" w14:paraId="57072F65" w14:textId="77777777" w:rsidTr="008F0AD4">
        <w:trPr>
          <w:trHeight w:val="20"/>
        </w:trPr>
        <w:tc>
          <w:tcPr>
            <w:tcW w:w="236" w:type="dxa"/>
          </w:tcPr>
          <w:p w14:paraId="1485CF1E" w14:textId="77777777" w:rsidR="008F0AD4" w:rsidRPr="0097469D" w:rsidRDefault="008F0AD4" w:rsidP="008F0AD4">
            <w:pPr>
              <w:spacing w:after="0"/>
              <w:rPr>
                <w:b/>
                <w:sz w:val="14"/>
                <w:szCs w:val="16"/>
              </w:rPr>
            </w:pPr>
            <w:r w:rsidRPr="0097469D">
              <w:rPr>
                <w:b/>
                <w:sz w:val="14"/>
                <w:szCs w:val="16"/>
              </w:rPr>
              <w:t>2003</w:t>
            </w:r>
          </w:p>
        </w:tc>
        <w:tc>
          <w:tcPr>
            <w:tcW w:w="236" w:type="dxa"/>
          </w:tcPr>
          <w:p w14:paraId="6C676094" w14:textId="77777777" w:rsidR="008F0AD4" w:rsidRPr="0097469D" w:rsidRDefault="008F0AD4" w:rsidP="008F0AD4">
            <w:pPr>
              <w:spacing w:after="0"/>
              <w:jc w:val="right"/>
              <w:rPr>
                <w:sz w:val="14"/>
                <w:szCs w:val="16"/>
              </w:rPr>
            </w:pPr>
            <w:r w:rsidRPr="0097469D">
              <w:rPr>
                <w:sz w:val="14"/>
                <w:szCs w:val="16"/>
              </w:rPr>
              <w:t>150.3</w:t>
            </w:r>
          </w:p>
        </w:tc>
        <w:tc>
          <w:tcPr>
            <w:tcW w:w="236" w:type="dxa"/>
          </w:tcPr>
          <w:p w14:paraId="54F0EDD3" w14:textId="77777777" w:rsidR="008F0AD4" w:rsidRPr="0097469D" w:rsidRDefault="008F0AD4" w:rsidP="008F0AD4">
            <w:pPr>
              <w:spacing w:after="0"/>
              <w:jc w:val="right"/>
              <w:rPr>
                <w:sz w:val="14"/>
                <w:szCs w:val="16"/>
              </w:rPr>
            </w:pPr>
            <w:r w:rsidRPr="0097469D">
              <w:rPr>
                <w:sz w:val="14"/>
                <w:szCs w:val="16"/>
              </w:rPr>
              <w:t>150.9</w:t>
            </w:r>
          </w:p>
        </w:tc>
        <w:tc>
          <w:tcPr>
            <w:tcW w:w="236" w:type="dxa"/>
          </w:tcPr>
          <w:p w14:paraId="39E08C66" w14:textId="77777777" w:rsidR="008F0AD4" w:rsidRPr="0097469D" w:rsidRDefault="008F0AD4" w:rsidP="008F0AD4">
            <w:pPr>
              <w:spacing w:after="0"/>
              <w:jc w:val="right"/>
              <w:rPr>
                <w:sz w:val="14"/>
                <w:szCs w:val="16"/>
              </w:rPr>
            </w:pPr>
            <w:r w:rsidRPr="0097469D">
              <w:rPr>
                <w:sz w:val="14"/>
                <w:szCs w:val="16"/>
              </w:rPr>
              <w:t>151.4</w:t>
            </w:r>
          </w:p>
        </w:tc>
        <w:tc>
          <w:tcPr>
            <w:tcW w:w="236" w:type="dxa"/>
          </w:tcPr>
          <w:p w14:paraId="7676E93D" w14:textId="77777777" w:rsidR="008F0AD4" w:rsidRPr="0097469D" w:rsidRDefault="008F0AD4" w:rsidP="008F0AD4">
            <w:pPr>
              <w:spacing w:after="0"/>
              <w:jc w:val="right"/>
              <w:rPr>
                <w:sz w:val="14"/>
                <w:szCs w:val="16"/>
              </w:rPr>
            </w:pPr>
            <w:r w:rsidRPr="0097469D">
              <w:rPr>
                <w:sz w:val="14"/>
                <w:szCs w:val="16"/>
              </w:rPr>
              <w:t>151.9</w:t>
            </w:r>
          </w:p>
        </w:tc>
        <w:tc>
          <w:tcPr>
            <w:tcW w:w="236" w:type="dxa"/>
          </w:tcPr>
          <w:p w14:paraId="4ADEAE3D" w14:textId="77777777" w:rsidR="008F0AD4" w:rsidRPr="0097469D" w:rsidRDefault="008F0AD4" w:rsidP="008F0AD4">
            <w:pPr>
              <w:spacing w:after="0"/>
              <w:jc w:val="right"/>
              <w:rPr>
                <w:sz w:val="14"/>
                <w:szCs w:val="16"/>
              </w:rPr>
            </w:pPr>
            <w:r w:rsidRPr="0097469D">
              <w:rPr>
                <w:sz w:val="14"/>
                <w:szCs w:val="16"/>
              </w:rPr>
              <w:t>152.2</w:t>
            </w:r>
          </w:p>
        </w:tc>
        <w:tc>
          <w:tcPr>
            <w:tcW w:w="236" w:type="dxa"/>
          </w:tcPr>
          <w:p w14:paraId="5BCF3559" w14:textId="77777777" w:rsidR="008F0AD4" w:rsidRPr="0097469D" w:rsidRDefault="008F0AD4" w:rsidP="008F0AD4">
            <w:pPr>
              <w:spacing w:after="0"/>
              <w:jc w:val="right"/>
              <w:rPr>
                <w:sz w:val="14"/>
                <w:szCs w:val="16"/>
              </w:rPr>
            </w:pPr>
            <w:r w:rsidRPr="0097469D">
              <w:rPr>
                <w:sz w:val="14"/>
                <w:szCs w:val="16"/>
              </w:rPr>
              <w:t>152.5</w:t>
            </w:r>
          </w:p>
        </w:tc>
        <w:tc>
          <w:tcPr>
            <w:tcW w:w="236" w:type="dxa"/>
          </w:tcPr>
          <w:p w14:paraId="373E7358" w14:textId="77777777" w:rsidR="008F0AD4" w:rsidRPr="0097469D" w:rsidRDefault="008F0AD4" w:rsidP="008F0AD4">
            <w:pPr>
              <w:spacing w:after="0"/>
              <w:jc w:val="right"/>
              <w:rPr>
                <w:sz w:val="14"/>
                <w:szCs w:val="16"/>
              </w:rPr>
            </w:pPr>
            <w:r w:rsidRPr="0097469D">
              <w:rPr>
                <w:sz w:val="14"/>
                <w:szCs w:val="16"/>
              </w:rPr>
              <w:t>152.5</w:t>
            </w:r>
          </w:p>
        </w:tc>
        <w:tc>
          <w:tcPr>
            <w:tcW w:w="236" w:type="dxa"/>
          </w:tcPr>
          <w:p w14:paraId="71DBD2E7" w14:textId="77777777" w:rsidR="008F0AD4" w:rsidRPr="0097469D" w:rsidRDefault="008F0AD4" w:rsidP="008F0AD4">
            <w:pPr>
              <w:spacing w:after="0"/>
              <w:jc w:val="right"/>
              <w:rPr>
                <w:sz w:val="14"/>
                <w:szCs w:val="16"/>
              </w:rPr>
            </w:pPr>
            <w:r w:rsidRPr="0097469D">
              <w:rPr>
                <w:sz w:val="14"/>
                <w:szCs w:val="16"/>
              </w:rPr>
              <w:t>152.9</w:t>
            </w:r>
          </w:p>
        </w:tc>
        <w:tc>
          <w:tcPr>
            <w:tcW w:w="236" w:type="dxa"/>
          </w:tcPr>
          <w:p w14:paraId="1936E341" w14:textId="77777777" w:rsidR="008F0AD4" w:rsidRPr="0097469D" w:rsidRDefault="008F0AD4" w:rsidP="008F0AD4">
            <w:pPr>
              <w:spacing w:after="0"/>
              <w:jc w:val="right"/>
              <w:rPr>
                <w:sz w:val="14"/>
                <w:szCs w:val="16"/>
              </w:rPr>
            </w:pPr>
            <w:r w:rsidRPr="0097469D">
              <w:rPr>
                <w:sz w:val="14"/>
                <w:szCs w:val="16"/>
              </w:rPr>
              <w:t>153.2</w:t>
            </w:r>
          </w:p>
        </w:tc>
        <w:tc>
          <w:tcPr>
            <w:tcW w:w="236" w:type="dxa"/>
          </w:tcPr>
          <w:p w14:paraId="69B8E77D" w14:textId="77777777" w:rsidR="008F0AD4" w:rsidRPr="0097469D" w:rsidRDefault="008F0AD4" w:rsidP="008F0AD4">
            <w:pPr>
              <w:spacing w:after="0"/>
              <w:jc w:val="right"/>
              <w:rPr>
                <w:sz w:val="14"/>
                <w:szCs w:val="16"/>
              </w:rPr>
            </w:pPr>
            <w:r w:rsidRPr="0097469D">
              <w:rPr>
                <w:sz w:val="14"/>
                <w:szCs w:val="16"/>
              </w:rPr>
              <w:t>153.7</w:t>
            </w:r>
          </w:p>
        </w:tc>
        <w:tc>
          <w:tcPr>
            <w:tcW w:w="236" w:type="dxa"/>
          </w:tcPr>
          <w:p w14:paraId="75958D0F" w14:textId="77777777" w:rsidR="008F0AD4" w:rsidRPr="0097469D" w:rsidRDefault="008F0AD4" w:rsidP="008F0AD4">
            <w:pPr>
              <w:spacing w:after="0"/>
              <w:jc w:val="right"/>
              <w:rPr>
                <w:sz w:val="14"/>
                <w:szCs w:val="16"/>
              </w:rPr>
            </w:pPr>
            <w:r w:rsidRPr="0097469D">
              <w:rPr>
                <w:sz w:val="14"/>
                <w:szCs w:val="16"/>
              </w:rPr>
              <w:t>153.6</w:t>
            </w:r>
          </w:p>
        </w:tc>
        <w:tc>
          <w:tcPr>
            <w:tcW w:w="236" w:type="dxa"/>
          </w:tcPr>
          <w:p w14:paraId="055172D0" w14:textId="77777777" w:rsidR="008F0AD4" w:rsidRPr="0097469D" w:rsidRDefault="008F0AD4" w:rsidP="008F0AD4">
            <w:pPr>
              <w:spacing w:after="0"/>
              <w:jc w:val="right"/>
              <w:rPr>
                <w:sz w:val="14"/>
                <w:szCs w:val="16"/>
              </w:rPr>
            </w:pPr>
            <w:r w:rsidRPr="0097469D">
              <w:rPr>
                <w:sz w:val="14"/>
                <w:szCs w:val="16"/>
              </w:rPr>
              <w:t>151.5</w:t>
            </w:r>
          </w:p>
        </w:tc>
        <w:tc>
          <w:tcPr>
            <w:tcW w:w="236" w:type="dxa"/>
          </w:tcPr>
          <w:p w14:paraId="20AE3A81" w14:textId="77777777" w:rsidR="008F0AD4" w:rsidRPr="0097469D" w:rsidRDefault="008F0AD4" w:rsidP="008F0AD4">
            <w:pPr>
              <w:spacing w:after="0"/>
              <w:jc w:val="right"/>
              <w:rPr>
                <w:b/>
                <w:sz w:val="14"/>
                <w:szCs w:val="16"/>
              </w:rPr>
            </w:pPr>
            <w:r w:rsidRPr="0097469D">
              <w:rPr>
                <w:b/>
                <w:sz w:val="14"/>
                <w:szCs w:val="16"/>
              </w:rPr>
              <w:t>152.4</w:t>
            </w:r>
          </w:p>
        </w:tc>
      </w:tr>
      <w:tr w:rsidR="008F0AD4" w:rsidRPr="0097469D" w14:paraId="39E450E8" w14:textId="77777777" w:rsidTr="008F0AD4">
        <w:trPr>
          <w:trHeight w:val="20"/>
        </w:trPr>
        <w:tc>
          <w:tcPr>
            <w:tcW w:w="236" w:type="dxa"/>
            <w:shd w:val="clear" w:color="auto" w:fill="F2F2F2" w:themeFill="background1" w:themeFillShade="F2"/>
          </w:tcPr>
          <w:p w14:paraId="49B208F0" w14:textId="77777777" w:rsidR="008F0AD4" w:rsidRPr="0097469D" w:rsidRDefault="008F0AD4" w:rsidP="008F0AD4">
            <w:pPr>
              <w:spacing w:after="0"/>
              <w:rPr>
                <w:b/>
                <w:sz w:val="14"/>
                <w:szCs w:val="16"/>
              </w:rPr>
            </w:pPr>
            <w:r w:rsidRPr="0097469D">
              <w:rPr>
                <w:b/>
                <w:sz w:val="14"/>
                <w:szCs w:val="16"/>
              </w:rPr>
              <w:t>2004</w:t>
            </w:r>
          </w:p>
        </w:tc>
        <w:tc>
          <w:tcPr>
            <w:tcW w:w="236" w:type="dxa"/>
            <w:shd w:val="clear" w:color="auto" w:fill="F2F2F2" w:themeFill="background1" w:themeFillShade="F2"/>
          </w:tcPr>
          <w:p w14:paraId="4E0DB175" w14:textId="77777777" w:rsidR="008F0AD4" w:rsidRPr="0097469D" w:rsidRDefault="008F0AD4" w:rsidP="008F0AD4">
            <w:pPr>
              <w:spacing w:after="0"/>
              <w:jc w:val="right"/>
              <w:rPr>
                <w:sz w:val="14"/>
                <w:szCs w:val="16"/>
              </w:rPr>
            </w:pPr>
            <w:r w:rsidRPr="0097469D">
              <w:rPr>
                <w:sz w:val="14"/>
                <w:szCs w:val="16"/>
              </w:rPr>
              <w:t>154.4</w:t>
            </w:r>
          </w:p>
        </w:tc>
        <w:tc>
          <w:tcPr>
            <w:tcW w:w="236" w:type="dxa"/>
            <w:shd w:val="clear" w:color="auto" w:fill="F2F2F2" w:themeFill="background1" w:themeFillShade="F2"/>
          </w:tcPr>
          <w:p w14:paraId="7E5DC046" w14:textId="77777777" w:rsidR="008F0AD4" w:rsidRPr="0097469D" w:rsidRDefault="008F0AD4" w:rsidP="008F0AD4">
            <w:pPr>
              <w:spacing w:after="0"/>
              <w:jc w:val="right"/>
              <w:rPr>
                <w:sz w:val="14"/>
                <w:szCs w:val="16"/>
              </w:rPr>
            </w:pPr>
            <w:r w:rsidRPr="0097469D">
              <w:rPr>
                <w:sz w:val="14"/>
                <w:szCs w:val="16"/>
              </w:rPr>
              <w:t>154.9</w:t>
            </w:r>
          </w:p>
        </w:tc>
        <w:tc>
          <w:tcPr>
            <w:tcW w:w="236" w:type="dxa"/>
            <w:shd w:val="clear" w:color="auto" w:fill="F2F2F2" w:themeFill="background1" w:themeFillShade="F2"/>
          </w:tcPr>
          <w:p w14:paraId="6DA63769" w14:textId="77777777" w:rsidR="008F0AD4" w:rsidRPr="0097469D" w:rsidRDefault="008F0AD4" w:rsidP="008F0AD4">
            <w:pPr>
              <w:spacing w:after="0"/>
              <w:jc w:val="right"/>
              <w:rPr>
                <w:sz w:val="14"/>
                <w:szCs w:val="16"/>
              </w:rPr>
            </w:pPr>
            <w:r w:rsidRPr="0097469D">
              <w:rPr>
                <w:sz w:val="14"/>
                <w:szCs w:val="16"/>
              </w:rPr>
              <w:t>155.7</w:t>
            </w:r>
          </w:p>
        </w:tc>
        <w:tc>
          <w:tcPr>
            <w:tcW w:w="236" w:type="dxa"/>
            <w:shd w:val="clear" w:color="auto" w:fill="F2F2F2" w:themeFill="background1" w:themeFillShade="F2"/>
          </w:tcPr>
          <w:p w14:paraId="1CA8AC43" w14:textId="77777777" w:rsidR="008F0AD4" w:rsidRPr="0097469D" w:rsidRDefault="008F0AD4" w:rsidP="008F0AD4">
            <w:pPr>
              <w:spacing w:after="0"/>
              <w:jc w:val="right"/>
              <w:rPr>
                <w:sz w:val="14"/>
                <w:szCs w:val="16"/>
              </w:rPr>
            </w:pPr>
            <w:r w:rsidRPr="0097469D">
              <w:rPr>
                <w:sz w:val="14"/>
                <w:szCs w:val="16"/>
              </w:rPr>
              <w:t>156.3</w:t>
            </w:r>
          </w:p>
        </w:tc>
        <w:tc>
          <w:tcPr>
            <w:tcW w:w="236" w:type="dxa"/>
            <w:shd w:val="clear" w:color="auto" w:fill="F2F2F2" w:themeFill="background1" w:themeFillShade="F2"/>
          </w:tcPr>
          <w:p w14:paraId="0DE53639" w14:textId="77777777" w:rsidR="008F0AD4" w:rsidRPr="0097469D" w:rsidRDefault="008F0AD4" w:rsidP="008F0AD4">
            <w:pPr>
              <w:spacing w:after="0"/>
              <w:jc w:val="right"/>
              <w:rPr>
                <w:sz w:val="14"/>
                <w:szCs w:val="16"/>
              </w:rPr>
            </w:pPr>
            <w:r w:rsidRPr="0097469D">
              <w:rPr>
                <w:sz w:val="14"/>
                <w:szCs w:val="16"/>
              </w:rPr>
              <w:t>156.6</w:t>
            </w:r>
          </w:p>
        </w:tc>
        <w:tc>
          <w:tcPr>
            <w:tcW w:w="236" w:type="dxa"/>
            <w:shd w:val="clear" w:color="auto" w:fill="F2F2F2" w:themeFill="background1" w:themeFillShade="F2"/>
          </w:tcPr>
          <w:p w14:paraId="2D5DDECF" w14:textId="39B07E2D" w:rsidR="008F0AD4" w:rsidRPr="0097469D" w:rsidRDefault="008F0AD4" w:rsidP="008F0AD4">
            <w:pPr>
              <w:spacing w:after="0"/>
              <w:jc w:val="right"/>
              <w:rPr>
                <w:sz w:val="14"/>
                <w:szCs w:val="16"/>
              </w:rPr>
            </w:pPr>
            <w:r w:rsidRPr="0097469D">
              <w:rPr>
                <w:sz w:val="14"/>
                <w:szCs w:val="16"/>
              </w:rPr>
              <w:t>156.7</w:t>
            </w:r>
          </w:p>
        </w:tc>
        <w:tc>
          <w:tcPr>
            <w:tcW w:w="236" w:type="dxa"/>
            <w:shd w:val="clear" w:color="auto" w:fill="F2F2F2" w:themeFill="background1" w:themeFillShade="F2"/>
          </w:tcPr>
          <w:p w14:paraId="05396439" w14:textId="77777777" w:rsidR="008F0AD4" w:rsidRPr="0097469D" w:rsidRDefault="008F0AD4" w:rsidP="008F0AD4">
            <w:pPr>
              <w:spacing w:after="0"/>
              <w:jc w:val="right"/>
              <w:rPr>
                <w:sz w:val="14"/>
                <w:szCs w:val="16"/>
              </w:rPr>
            </w:pPr>
            <w:r w:rsidRPr="0097469D">
              <w:rPr>
                <w:sz w:val="14"/>
                <w:szCs w:val="16"/>
              </w:rPr>
              <w:t>157.0</w:t>
            </w:r>
          </w:p>
        </w:tc>
        <w:tc>
          <w:tcPr>
            <w:tcW w:w="236" w:type="dxa"/>
            <w:shd w:val="clear" w:color="auto" w:fill="F2F2F2" w:themeFill="background1" w:themeFillShade="F2"/>
          </w:tcPr>
          <w:p w14:paraId="05C69AF4" w14:textId="77777777" w:rsidR="008F0AD4" w:rsidRPr="0097469D" w:rsidRDefault="008F0AD4" w:rsidP="008F0AD4">
            <w:pPr>
              <w:spacing w:after="0"/>
              <w:jc w:val="right"/>
              <w:rPr>
                <w:sz w:val="14"/>
                <w:szCs w:val="16"/>
              </w:rPr>
            </w:pPr>
            <w:r w:rsidRPr="0097469D">
              <w:rPr>
                <w:sz w:val="14"/>
                <w:szCs w:val="16"/>
              </w:rPr>
              <w:t>157.3</w:t>
            </w:r>
          </w:p>
        </w:tc>
        <w:tc>
          <w:tcPr>
            <w:tcW w:w="236" w:type="dxa"/>
            <w:shd w:val="clear" w:color="auto" w:fill="F2F2F2" w:themeFill="background1" w:themeFillShade="F2"/>
          </w:tcPr>
          <w:p w14:paraId="2F33379E" w14:textId="77777777" w:rsidR="008F0AD4" w:rsidRPr="0097469D" w:rsidRDefault="008F0AD4" w:rsidP="008F0AD4">
            <w:pPr>
              <w:spacing w:after="0"/>
              <w:jc w:val="right"/>
              <w:rPr>
                <w:sz w:val="14"/>
                <w:szCs w:val="16"/>
              </w:rPr>
            </w:pPr>
            <w:r w:rsidRPr="0097469D">
              <w:rPr>
                <w:sz w:val="14"/>
                <w:szCs w:val="16"/>
              </w:rPr>
              <w:t>157.8</w:t>
            </w:r>
          </w:p>
        </w:tc>
        <w:tc>
          <w:tcPr>
            <w:tcW w:w="236" w:type="dxa"/>
            <w:shd w:val="clear" w:color="auto" w:fill="F2F2F2" w:themeFill="background1" w:themeFillShade="F2"/>
          </w:tcPr>
          <w:p w14:paraId="5AE96BFC" w14:textId="77777777" w:rsidR="008F0AD4" w:rsidRPr="0097469D" w:rsidRDefault="008F0AD4" w:rsidP="008F0AD4">
            <w:pPr>
              <w:spacing w:after="0"/>
              <w:jc w:val="right"/>
              <w:rPr>
                <w:sz w:val="14"/>
                <w:szCs w:val="16"/>
              </w:rPr>
            </w:pPr>
            <w:r w:rsidRPr="0097469D">
              <w:rPr>
                <w:sz w:val="14"/>
                <w:szCs w:val="16"/>
              </w:rPr>
              <w:t>158.3</w:t>
            </w:r>
          </w:p>
        </w:tc>
        <w:tc>
          <w:tcPr>
            <w:tcW w:w="236" w:type="dxa"/>
            <w:shd w:val="clear" w:color="auto" w:fill="F2F2F2" w:themeFill="background1" w:themeFillShade="F2"/>
          </w:tcPr>
          <w:p w14:paraId="47E0763E" w14:textId="77777777" w:rsidR="008F0AD4" w:rsidRPr="0097469D" w:rsidRDefault="008F0AD4" w:rsidP="008F0AD4">
            <w:pPr>
              <w:spacing w:after="0"/>
              <w:jc w:val="right"/>
              <w:rPr>
                <w:sz w:val="14"/>
                <w:szCs w:val="16"/>
              </w:rPr>
            </w:pPr>
            <w:r w:rsidRPr="0097469D">
              <w:rPr>
                <w:sz w:val="14"/>
                <w:szCs w:val="16"/>
              </w:rPr>
              <w:t>158.6</w:t>
            </w:r>
          </w:p>
        </w:tc>
        <w:tc>
          <w:tcPr>
            <w:tcW w:w="236" w:type="dxa"/>
            <w:shd w:val="clear" w:color="auto" w:fill="F2F2F2" w:themeFill="background1" w:themeFillShade="F2"/>
          </w:tcPr>
          <w:p w14:paraId="0924FE3F" w14:textId="77777777" w:rsidR="008F0AD4" w:rsidRPr="0097469D" w:rsidRDefault="008F0AD4" w:rsidP="008F0AD4">
            <w:pPr>
              <w:spacing w:after="0"/>
              <w:jc w:val="right"/>
              <w:rPr>
                <w:sz w:val="14"/>
                <w:szCs w:val="16"/>
              </w:rPr>
            </w:pPr>
            <w:r w:rsidRPr="0097469D">
              <w:rPr>
                <w:sz w:val="14"/>
                <w:szCs w:val="16"/>
              </w:rPr>
              <w:t>158.6</w:t>
            </w:r>
          </w:p>
        </w:tc>
        <w:tc>
          <w:tcPr>
            <w:tcW w:w="236" w:type="dxa"/>
            <w:shd w:val="clear" w:color="auto" w:fill="F2F2F2" w:themeFill="background1" w:themeFillShade="F2"/>
          </w:tcPr>
          <w:p w14:paraId="6B3A6291" w14:textId="77777777" w:rsidR="008F0AD4" w:rsidRPr="0097469D" w:rsidRDefault="008F0AD4" w:rsidP="008F0AD4">
            <w:pPr>
              <w:spacing w:after="0"/>
              <w:jc w:val="right"/>
              <w:rPr>
                <w:b/>
                <w:sz w:val="14"/>
                <w:szCs w:val="16"/>
              </w:rPr>
            </w:pPr>
            <w:r w:rsidRPr="0097469D">
              <w:rPr>
                <w:b/>
                <w:sz w:val="14"/>
                <w:szCs w:val="16"/>
              </w:rPr>
              <w:t>159.9</w:t>
            </w:r>
          </w:p>
        </w:tc>
      </w:tr>
      <w:tr w:rsidR="008F0AD4" w:rsidRPr="0097469D" w14:paraId="5E53C7BD" w14:textId="77777777" w:rsidTr="008F0AD4">
        <w:trPr>
          <w:trHeight w:val="20"/>
        </w:trPr>
        <w:tc>
          <w:tcPr>
            <w:tcW w:w="236" w:type="dxa"/>
          </w:tcPr>
          <w:p w14:paraId="0700B46B" w14:textId="77777777" w:rsidR="008F0AD4" w:rsidRPr="0097469D" w:rsidRDefault="008F0AD4" w:rsidP="008F0AD4">
            <w:pPr>
              <w:spacing w:after="0"/>
              <w:rPr>
                <w:b/>
                <w:sz w:val="14"/>
                <w:szCs w:val="16"/>
              </w:rPr>
            </w:pPr>
            <w:r w:rsidRPr="0097469D">
              <w:rPr>
                <w:b/>
                <w:sz w:val="14"/>
                <w:szCs w:val="16"/>
              </w:rPr>
              <w:t>2005</w:t>
            </w:r>
          </w:p>
        </w:tc>
        <w:tc>
          <w:tcPr>
            <w:tcW w:w="236" w:type="dxa"/>
          </w:tcPr>
          <w:p w14:paraId="41162212" w14:textId="77777777" w:rsidR="008F0AD4" w:rsidRPr="0097469D" w:rsidRDefault="008F0AD4" w:rsidP="008F0AD4">
            <w:pPr>
              <w:spacing w:after="0"/>
              <w:jc w:val="right"/>
              <w:rPr>
                <w:sz w:val="14"/>
                <w:szCs w:val="16"/>
              </w:rPr>
            </w:pPr>
            <w:r w:rsidRPr="0097469D">
              <w:rPr>
                <w:sz w:val="14"/>
                <w:szCs w:val="16"/>
              </w:rPr>
              <w:t>159.1</w:t>
            </w:r>
          </w:p>
        </w:tc>
        <w:tc>
          <w:tcPr>
            <w:tcW w:w="236" w:type="dxa"/>
          </w:tcPr>
          <w:p w14:paraId="0925E508" w14:textId="77777777" w:rsidR="008F0AD4" w:rsidRPr="0097469D" w:rsidRDefault="008F0AD4" w:rsidP="008F0AD4">
            <w:pPr>
              <w:spacing w:after="0"/>
              <w:jc w:val="right"/>
              <w:rPr>
                <w:sz w:val="14"/>
                <w:szCs w:val="16"/>
              </w:rPr>
            </w:pPr>
            <w:r w:rsidRPr="0097469D">
              <w:rPr>
                <w:sz w:val="14"/>
                <w:szCs w:val="16"/>
              </w:rPr>
              <w:t>159.6</w:t>
            </w:r>
          </w:p>
        </w:tc>
        <w:tc>
          <w:tcPr>
            <w:tcW w:w="236" w:type="dxa"/>
          </w:tcPr>
          <w:p w14:paraId="0DD02B3E" w14:textId="77777777" w:rsidR="008F0AD4" w:rsidRPr="0097469D" w:rsidRDefault="008F0AD4" w:rsidP="008F0AD4">
            <w:pPr>
              <w:spacing w:after="0"/>
              <w:jc w:val="right"/>
              <w:rPr>
                <w:sz w:val="14"/>
                <w:szCs w:val="16"/>
              </w:rPr>
            </w:pPr>
            <w:r w:rsidRPr="0097469D">
              <w:rPr>
                <w:sz w:val="14"/>
                <w:szCs w:val="16"/>
              </w:rPr>
              <w:t>160.0</w:t>
            </w:r>
          </w:p>
        </w:tc>
        <w:tc>
          <w:tcPr>
            <w:tcW w:w="236" w:type="dxa"/>
          </w:tcPr>
          <w:p w14:paraId="06179A02" w14:textId="77777777" w:rsidR="008F0AD4" w:rsidRPr="0097469D" w:rsidRDefault="008F0AD4" w:rsidP="008F0AD4">
            <w:pPr>
              <w:spacing w:after="0"/>
              <w:jc w:val="right"/>
              <w:rPr>
                <w:sz w:val="14"/>
                <w:szCs w:val="16"/>
              </w:rPr>
            </w:pPr>
            <w:r w:rsidRPr="0097469D">
              <w:rPr>
                <w:sz w:val="14"/>
                <w:szCs w:val="16"/>
              </w:rPr>
              <w:t>160.2</w:t>
            </w:r>
          </w:p>
        </w:tc>
        <w:tc>
          <w:tcPr>
            <w:tcW w:w="236" w:type="dxa"/>
          </w:tcPr>
          <w:p w14:paraId="527BDFD8" w14:textId="77777777" w:rsidR="008F0AD4" w:rsidRPr="0097469D" w:rsidRDefault="008F0AD4" w:rsidP="008F0AD4">
            <w:pPr>
              <w:spacing w:after="0"/>
              <w:jc w:val="right"/>
              <w:rPr>
                <w:sz w:val="14"/>
                <w:szCs w:val="16"/>
              </w:rPr>
            </w:pPr>
            <w:r w:rsidRPr="0097469D">
              <w:rPr>
                <w:sz w:val="14"/>
                <w:szCs w:val="16"/>
              </w:rPr>
              <w:t>160.1</w:t>
            </w:r>
          </w:p>
        </w:tc>
        <w:tc>
          <w:tcPr>
            <w:tcW w:w="236" w:type="dxa"/>
          </w:tcPr>
          <w:p w14:paraId="7547463F" w14:textId="77777777" w:rsidR="008F0AD4" w:rsidRPr="0097469D" w:rsidRDefault="008F0AD4" w:rsidP="008F0AD4">
            <w:pPr>
              <w:spacing w:after="0"/>
              <w:jc w:val="right"/>
              <w:rPr>
                <w:sz w:val="14"/>
                <w:szCs w:val="16"/>
              </w:rPr>
            </w:pPr>
            <w:r w:rsidRPr="0097469D">
              <w:rPr>
                <w:sz w:val="14"/>
                <w:szCs w:val="16"/>
              </w:rPr>
              <w:t>160.3</w:t>
            </w:r>
          </w:p>
        </w:tc>
        <w:tc>
          <w:tcPr>
            <w:tcW w:w="236" w:type="dxa"/>
          </w:tcPr>
          <w:p w14:paraId="4A5EC47D" w14:textId="55D19FE1" w:rsidR="008F0AD4" w:rsidRPr="0097469D" w:rsidRDefault="008F0AD4" w:rsidP="008F0AD4">
            <w:pPr>
              <w:spacing w:after="0"/>
              <w:jc w:val="right"/>
              <w:rPr>
                <w:sz w:val="14"/>
                <w:szCs w:val="16"/>
              </w:rPr>
            </w:pPr>
            <w:r w:rsidRPr="0097469D">
              <w:rPr>
                <w:sz w:val="14"/>
                <w:szCs w:val="16"/>
              </w:rPr>
              <w:t>160.5</w:t>
            </w:r>
          </w:p>
        </w:tc>
        <w:tc>
          <w:tcPr>
            <w:tcW w:w="236" w:type="dxa"/>
          </w:tcPr>
          <w:p w14:paraId="30A4D4F0" w14:textId="7ABF40F9" w:rsidR="008F0AD4" w:rsidRPr="0097469D" w:rsidRDefault="008F0AD4" w:rsidP="008F0AD4">
            <w:pPr>
              <w:spacing w:after="0"/>
              <w:jc w:val="right"/>
              <w:rPr>
                <w:sz w:val="14"/>
                <w:szCs w:val="16"/>
              </w:rPr>
            </w:pPr>
            <w:r w:rsidRPr="0097469D">
              <w:rPr>
                <w:sz w:val="14"/>
                <w:szCs w:val="16"/>
              </w:rPr>
              <w:t>160.8</w:t>
            </w:r>
          </w:p>
        </w:tc>
        <w:tc>
          <w:tcPr>
            <w:tcW w:w="236" w:type="dxa"/>
          </w:tcPr>
          <w:p w14:paraId="3E89D9BF" w14:textId="77777777" w:rsidR="008F0AD4" w:rsidRPr="0097469D" w:rsidRDefault="008F0AD4" w:rsidP="008F0AD4">
            <w:pPr>
              <w:spacing w:after="0"/>
              <w:jc w:val="right"/>
              <w:rPr>
                <w:sz w:val="14"/>
                <w:szCs w:val="16"/>
              </w:rPr>
            </w:pPr>
            <w:r w:rsidRPr="0097469D">
              <w:rPr>
                <w:sz w:val="14"/>
                <w:szCs w:val="16"/>
              </w:rPr>
              <w:t>161.2</w:t>
            </w:r>
          </w:p>
        </w:tc>
        <w:tc>
          <w:tcPr>
            <w:tcW w:w="236" w:type="dxa"/>
          </w:tcPr>
          <w:p w14:paraId="49735711" w14:textId="77777777" w:rsidR="008F0AD4" w:rsidRPr="0097469D" w:rsidRDefault="008F0AD4" w:rsidP="008F0AD4">
            <w:pPr>
              <w:spacing w:after="0"/>
              <w:jc w:val="right"/>
              <w:rPr>
                <w:sz w:val="14"/>
                <w:szCs w:val="16"/>
              </w:rPr>
            </w:pPr>
            <w:r w:rsidRPr="0097469D">
              <w:rPr>
                <w:sz w:val="14"/>
                <w:szCs w:val="16"/>
              </w:rPr>
              <w:t>161.6</w:t>
            </w:r>
          </w:p>
        </w:tc>
        <w:tc>
          <w:tcPr>
            <w:tcW w:w="236" w:type="dxa"/>
          </w:tcPr>
          <w:p w14:paraId="68E0097B" w14:textId="77777777" w:rsidR="008F0AD4" w:rsidRPr="0097469D" w:rsidRDefault="008F0AD4" w:rsidP="008F0AD4">
            <w:pPr>
              <w:spacing w:after="0"/>
              <w:jc w:val="right"/>
              <w:rPr>
                <w:sz w:val="14"/>
                <w:szCs w:val="16"/>
              </w:rPr>
            </w:pPr>
            <w:r w:rsidRPr="0097469D">
              <w:rPr>
                <w:sz w:val="14"/>
                <w:szCs w:val="16"/>
              </w:rPr>
              <w:t>161.5</w:t>
            </w:r>
          </w:p>
        </w:tc>
        <w:tc>
          <w:tcPr>
            <w:tcW w:w="236" w:type="dxa"/>
          </w:tcPr>
          <w:p w14:paraId="75D89982" w14:textId="77777777" w:rsidR="008F0AD4" w:rsidRPr="0097469D" w:rsidRDefault="008F0AD4" w:rsidP="008F0AD4">
            <w:pPr>
              <w:spacing w:after="0"/>
              <w:jc w:val="right"/>
              <w:rPr>
                <w:sz w:val="14"/>
                <w:szCs w:val="16"/>
              </w:rPr>
            </w:pPr>
            <w:r w:rsidRPr="0097469D">
              <w:rPr>
                <w:sz w:val="14"/>
                <w:szCs w:val="16"/>
              </w:rPr>
              <w:t>161.3</w:t>
            </w:r>
          </w:p>
        </w:tc>
        <w:tc>
          <w:tcPr>
            <w:tcW w:w="236" w:type="dxa"/>
          </w:tcPr>
          <w:p w14:paraId="11860AAA" w14:textId="77777777" w:rsidR="008F0AD4" w:rsidRPr="0097469D" w:rsidRDefault="008F0AD4" w:rsidP="008F0AD4">
            <w:pPr>
              <w:spacing w:after="0"/>
              <w:jc w:val="right"/>
              <w:rPr>
                <w:b/>
                <w:sz w:val="14"/>
                <w:szCs w:val="16"/>
              </w:rPr>
            </w:pPr>
            <w:r w:rsidRPr="0097469D">
              <w:rPr>
                <w:b/>
                <w:sz w:val="14"/>
                <w:szCs w:val="16"/>
              </w:rPr>
              <w:t>160.5</w:t>
            </w:r>
          </w:p>
        </w:tc>
      </w:tr>
      <w:tr w:rsidR="008F0AD4" w:rsidRPr="0097469D" w14:paraId="1F322436" w14:textId="77777777" w:rsidTr="008F0AD4">
        <w:trPr>
          <w:trHeight w:val="20"/>
        </w:trPr>
        <w:tc>
          <w:tcPr>
            <w:tcW w:w="236" w:type="dxa"/>
            <w:shd w:val="clear" w:color="auto" w:fill="F2F2F2" w:themeFill="background1" w:themeFillShade="F2"/>
          </w:tcPr>
          <w:p w14:paraId="4F228F67" w14:textId="77777777" w:rsidR="008F0AD4" w:rsidRPr="0097469D" w:rsidRDefault="008F0AD4" w:rsidP="008F0AD4">
            <w:pPr>
              <w:spacing w:after="0"/>
              <w:rPr>
                <w:b/>
                <w:sz w:val="14"/>
                <w:szCs w:val="16"/>
              </w:rPr>
            </w:pPr>
            <w:r w:rsidRPr="0097469D">
              <w:rPr>
                <w:b/>
                <w:sz w:val="14"/>
                <w:szCs w:val="16"/>
              </w:rPr>
              <w:t>2006</w:t>
            </w:r>
          </w:p>
        </w:tc>
        <w:tc>
          <w:tcPr>
            <w:tcW w:w="236" w:type="dxa"/>
            <w:shd w:val="clear" w:color="auto" w:fill="F2F2F2" w:themeFill="background1" w:themeFillShade="F2"/>
          </w:tcPr>
          <w:p w14:paraId="7BE431EA" w14:textId="77777777" w:rsidR="008F0AD4" w:rsidRPr="0097469D" w:rsidRDefault="008F0AD4" w:rsidP="008F0AD4">
            <w:pPr>
              <w:spacing w:after="0"/>
              <w:jc w:val="right"/>
              <w:rPr>
                <w:sz w:val="14"/>
                <w:szCs w:val="16"/>
              </w:rPr>
            </w:pPr>
            <w:r w:rsidRPr="0097469D">
              <w:rPr>
                <w:sz w:val="14"/>
                <w:szCs w:val="16"/>
              </w:rPr>
              <w:t>161.6</w:t>
            </w:r>
          </w:p>
        </w:tc>
        <w:tc>
          <w:tcPr>
            <w:tcW w:w="236" w:type="dxa"/>
            <w:shd w:val="clear" w:color="auto" w:fill="F2F2F2" w:themeFill="background1" w:themeFillShade="F2"/>
          </w:tcPr>
          <w:p w14:paraId="7C5BD37E" w14:textId="77777777" w:rsidR="008F0AD4" w:rsidRPr="0097469D" w:rsidRDefault="008F0AD4" w:rsidP="008F0AD4">
            <w:pPr>
              <w:spacing w:after="0"/>
              <w:jc w:val="right"/>
              <w:rPr>
                <w:sz w:val="14"/>
                <w:szCs w:val="16"/>
              </w:rPr>
            </w:pPr>
            <w:r w:rsidRPr="0097469D">
              <w:rPr>
                <w:sz w:val="14"/>
                <w:szCs w:val="16"/>
              </w:rPr>
              <w:t>161.9</w:t>
            </w:r>
          </w:p>
        </w:tc>
        <w:tc>
          <w:tcPr>
            <w:tcW w:w="236" w:type="dxa"/>
            <w:shd w:val="clear" w:color="auto" w:fill="F2F2F2" w:themeFill="background1" w:themeFillShade="F2"/>
          </w:tcPr>
          <w:p w14:paraId="69CD81C8" w14:textId="77777777" w:rsidR="008F0AD4" w:rsidRPr="0097469D" w:rsidRDefault="008F0AD4" w:rsidP="008F0AD4">
            <w:pPr>
              <w:spacing w:after="0"/>
              <w:jc w:val="right"/>
              <w:rPr>
                <w:sz w:val="14"/>
                <w:szCs w:val="16"/>
              </w:rPr>
            </w:pPr>
            <w:r w:rsidRPr="0097469D">
              <w:rPr>
                <w:sz w:val="14"/>
                <w:szCs w:val="16"/>
              </w:rPr>
              <w:t>162.2</w:t>
            </w:r>
          </w:p>
        </w:tc>
        <w:tc>
          <w:tcPr>
            <w:tcW w:w="236" w:type="dxa"/>
            <w:shd w:val="clear" w:color="auto" w:fill="F2F2F2" w:themeFill="background1" w:themeFillShade="F2"/>
          </w:tcPr>
          <w:p w14:paraId="0BF8BCFC" w14:textId="77777777" w:rsidR="008F0AD4" w:rsidRPr="0097469D" w:rsidRDefault="008F0AD4" w:rsidP="008F0AD4">
            <w:pPr>
              <w:spacing w:after="0"/>
              <w:jc w:val="right"/>
              <w:rPr>
                <w:sz w:val="14"/>
                <w:szCs w:val="16"/>
              </w:rPr>
            </w:pPr>
            <w:r w:rsidRPr="0097469D">
              <w:rPr>
                <w:sz w:val="14"/>
                <w:szCs w:val="16"/>
              </w:rPr>
              <w:t>162.5</w:t>
            </w:r>
          </w:p>
        </w:tc>
        <w:tc>
          <w:tcPr>
            <w:tcW w:w="236" w:type="dxa"/>
            <w:shd w:val="clear" w:color="auto" w:fill="F2F2F2" w:themeFill="background1" w:themeFillShade="F2"/>
          </w:tcPr>
          <w:p w14:paraId="6076D587" w14:textId="77777777" w:rsidR="008F0AD4" w:rsidRPr="0097469D" w:rsidRDefault="008F0AD4" w:rsidP="008F0AD4">
            <w:pPr>
              <w:spacing w:after="0"/>
              <w:jc w:val="right"/>
              <w:rPr>
                <w:sz w:val="14"/>
                <w:szCs w:val="16"/>
              </w:rPr>
            </w:pPr>
            <w:r w:rsidRPr="0097469D">
              <w:rPr>
                <w:sz w:val="14"/>
                <w:szCs w:val="16"/>
              </w:rPr>
              <w:t>162.8</w:t>
            </w:r>
          </w:p>
        </w:tc>
        <w:tc>
          <w:tcPr>
            <w:tcW w:w="236" w:type="dxa"/>
            <w:shd w:val="clear" w:color="auto" w:fill="F2F2F2" w:themeFill="background1" w:themeFillShade="F2"/>
          </w:tcPr>
          <w:p w14:paraId="49EA8EE8" w14:textId="77777777" w:rsidR="008F0AD4" w:rsidRPr="0097469D" w:rsidRDefault="008F0AD4" w:rsidP="008F0AD4">
            <w:pPr>
              <w:spacing w:after="0"/>
              <w:jc w:val="right"/>
              <w:rPr>
                <w:sz w:val="14"/>
                <w:szCs w:val="16"/>
              </w:rPr>
            </w:pPr>
            <w:r w:rsidRPr="0097469D">
              <w:rPr>
                <w:sz w:val="14"/>
                <w:szCs w:val="16"/>
              </w:rPr>
              <w:t>163.0</w:t>
            </w:r>
          </w:p>
        </w:tc>
        <w:tc>
          <w:tcPr>
            <w:tcW w:w="236" w:type="dxa"/>
            <w:shd w:val="clear" w:color="auto" w:fill="F2F2F2" w:themeFill="background1" w:themeFillShade="F2"/>
          </w:tcPr>
          <w:p w14:paraId="46794594" w14:textId="77777777" w:rsidR="008F0AD4" w:rsidRPr="0097469D" w:rsidRDefault="008F0AD4" w:rsidP="008F0AD4">
            <w:pPr>
              <w:spacing w:after="0"/>
              <w:jc w:val="right"/>
              <w:rPr>
                <w:sz w:val="14"/>
                <w:szCs w:val="16"/>
              </w:rPr>
            </w:pPr>
            <w:r w:rsidRPr="0097469D">
              <w:rPr>
                <w:sz w:val="14"/>
                <w:szCs w:val="16"/>
              </w:rPr>
              <w:t>163.2</w:t>
            </w:r>
          </w:p>
        </w:tc>
        <w:tc>
          <w:tcPr>
            <w:tcW w:w="236" w:type="dxa"/>
            <w:shd w:val="clear" w:color="auto" w:fill="F2F2F2" w:themeFill="background1" w:themeFillShade="F2"/>
          </w:tcPr>
          <w:p w14:paraId="356F1CCD" w14:textId="3F9EA80D" w:rsidR="008F0AD4" w:rsidRPr="0097469D" w:rsidRDefault="008F0AD4" w:rsidP="008F0AD4">
            <w:pPr>
              <w:spacing w:after="0"/>
              <w:jc w:val="right"/>
              <w:rPr>
                <w:sz w:val="14"/>
                <w:szCs w:val="16"/>
              </w:rPr>
            </w:pPr>
            <w:r w:rsidRPr="0097469D">
              <w:rPr>
                <w:sz w:val="14"/>
                <w:szCs w:val="16"/>
              </w:rPr>
              <w:t>163.4</w:t>
            </w:r>
          </w:p>
        </w:tc>
        <w:tc>
          <w:tcPr>
            <w:tcW w:w="236" w:type="dxa"/>
            <w:shd w:val="clear" w:color="auto" w:fill="F2F2F2" w:themeFill="background1" w:themeFillShade="F2"/>
          </w:tcPr>
          <w:p w14:paraId="02B0BCBE" w14:textId="77777777" w:rsidR="008F0AD4" w:rsidRPr="0097469D" w:rsidRDefault="008F0AD4" w:rsidP="008F0AD4">
            <w:pPr>
              <w:spacing w:after="0"/>
              <w:jc w:val="right"/>
              <w:rPr>
                <w:sz w:val="14"/>
                <w:szCs w:val="16"/>
              </w:rPr>
            </w:pPr>
            <w:r w:rsidRPr="0097469D">
              <w:rPr>
                <w:sz w:val="14"/>
                <w:szCs w:val="16"/>
              </w:rPr>
              <w:t>163.6</w:t>
            </w:r>
          </w:p>
        </w:tc>
        <w:tc>
          <w:tcPr>
            <w:tcW w:w="236" w:type="dxa"/>
            <w:shd w:val="clear" w:color="auto" w:fill="F2F2F2" w:themeFill="background1" w:themeFillShade="F2"/>
          </w:tcPr>
          <w:p w14:paraId="51457773" w14:textId="77777777" w:rsidR="008F0AD4" w:rsidRPr="0097469D" w:rsidRDefault="008F0AD4" w:rsidP="008F0AD4">
            <w:pPr>
              <w:spacing w:after="0"/>
              <w:jc w:val="right"/>
              <w:rPr>
                <w:sz w:val="14"/>
                <w:szCs w:val="16"/>
              </w:rPr>
            </w:pPr>
            <w:r w:rsidRPr="0097469D">
              <w:rPr>
                <w:sz w:val="14"/>
                <w:szCs w:val="16"/>
              </w:rPr>
              <w:t>164.0</w:t>
            </w:r>
          </w:p>
        </w:tc>
        <w:tc>
          <w:tcPr>
            <w:tcW w:w="236" w:type="dxa"/>
            <w:shd w:val="clear" w:color="auto" w:fill="F2F2F2" w:themeFill="background1" w:themeFillShade="F2"/>
          </w:tcPr>
          <w:p w14:paraId="710459FB" w14:textId="77777777" w:rsidR="008F0AD4" w:rsidRPr="0097469D" w:rsidRDefault="008F0AD4" w:rsidP="008F0AD4">
            <w:pPr>
              <w:spacing w:after="0"/>
              <w:jc w:val="right"/>
              <w:rPr>
                <w:sz w:val="14"/>
                <w:szCs w:val="16"/>
              </w:rPr>
            </w:pPr>
            <w:r w:rsidRPr="0097469D">
              <w:rPr>
                <w:sz w:val="14"/>
                <w:szCs w:val="16"/>
              </w:rPr>
              <w:t>164.0</w:t>
            </w:r>
          </w:p>
        </w:tc>
        <w:tc>
          <w:tcPr>
            <w:tcW w:w="236" w:type="dxa"/>
            <w:shd w:val="clear" w:color="auto" w:fill="F2F2F2" w:themeFill="background1" w:themeFillShade="F2"/>
          </w:tcPr>
          <w:p w14:paraId="4EFCF5E8" w14:textId="77777777" w:rsidR="008F0AD4" w:rsidRPr="0097469D" w:rsidRDefault="008F0AD4" w:rsidP="008F0AD4">
            <w:pPr>
              <w:spacing w:after="0"/>
              <w:jc w:val="right"/>
              <w:rPr>
                <w:sz w:val="14"/>
                <w:szCs w:val="16"/>
              </w:rPr>
            </w:pPr>
            <w:r w:rsidRPr="0097469D">
              <w:rPr>
                <w:sz w:val="14"/>
                <w:szCs w:val="16"/>
              </w:rPr>
              <w:t>163.9</w:t>
            </w:r>
          </w:p>
        </w:tc>
        <w:tc>
          <w:tcPr>
            <w:tcW w:w="236" w:type="dxa"/>
            <w:shd w:val="clear" w:color="auto" w:fill="F2F2F2" w:themeFill="background1" w:themeFillShade="F2"/>
          </w:tcPr>
          <w:p w14:paraId="5972ABB5" w14:textId="77777777" w:rsidR="008F0AD4" w:rsidRPr="0097469D" w:rsidRDefault="008F0AD4" w:rsidP="008F0AD4">
            <w:pPr>
              <w:spacing w:after="0"/>
              <w:jc w:val="right"/>
              <w:rPr>
                <w:b/>
                <w:sz w:val="14"/>
                <w:szCs w:val="16"/>
              </w:rPr>
            </w:pPr>
            <w:r w:rsidRPr="0097469D">
              <w:rPr>
                <w:b/>
                <w:sz w:val="14"/>
                <w:szCs w:val="16"/>
              </w:rPr>
              <w:t>163.0</w:t>
            </w:r>
          </w:p>
        </w:tc>
      </w:tr>
      <w:tr w:rsidR="008F0AD4" w:rsidRPr="0097469D" w14:paraId="0A480AAD" w14:textId="77777777" w:rsidTr="008F0AD4">
        <w:trPr>
          <w:trHeight w:val="20"/>
        </w:trPr>
        <w:tc>
          <w:tcPr>
            <w:tcW w:w="236" w:type="dxa"/>
          </w:tcPr>
          <w:p w14:paraId="61A3DCD8" w14:textId="77777777" w:rsidR="008F0AD4" w:rsidRPr="0097469D" w:rsidRDefault="008F0AD4" w:rsidP="008F0AD4">
            <w:pPr>
              <w:spacing w:after="0"/>
              <w:rPr>
                <w:b/>
                <w:sz w:val="14"/>
                <w:szCs w:val="16"/>
              </w:rPr>
            </w:pPr>
            <w:r w:rsidRPr="0097469D">
              <w:rPr>
                <w:b/>
                <w:sz w:val="14"/>
                <w:szCs w:val="16"/>
              </w:rPr>
              <w:t>2007</w:t>
            </w:r>
          </w:p>
        </w:tc>
        <w:tc>
          <w:tcPr>
            <w:tcW w:w="236" w:type="dxa"/>
          </w:tcPr>
          <w:p w14:paraId="665C3145" w14:textId="77777777" w:rsidR="008F0AD4" w:rsidRPr="0097469D" w:rsidRDefault="008F0AD4" w:rsidP="008F0AD4">
            <w:pPr>
              <w:spacing w:after="0"/>
              <w:jc w:val="right"/>
              <w:rPr>
                <w:sz w:val="14"/>
                <w:szCs w:val="16"/>
              </w:rPr>
            </w:pPr>
            <w:r w:rsidRPr="0097469D">
              <w:rPr>
                <w:sz w:val="14"/>
                <w:szCs w:val="16"/>
              </w:rPr>
              <w:t>164.3</w:t>
            </w:r>
          </w:p>
        </w:tc>
        <w:tc>
          <w:tcPr>
            <w:tcW w:w="236" w:type="dxa"/>
          </w:tcPr>
          <w:p w14:paraId="79DB05FF" w14:textId="77777777" w:rsidR="008F0AD4" w:rsidRPr="0097469D" w:rsidRDefault="008F0AD4" w:rsidP="008F0AD4">
            <w:pPr>
              <w:spacing w:after="0"/>
              <w:jc w:val="right"/>
              <w:rPr>
                <w:sz w:val="14"/>
                <w:szCs w:val="16"/>
              </w:rPr>
            </w:pPr>
            <w:r w:rsidRPr="0097469D">
              <w:rPr>
                <w:sz w:val="14"/>
                <w:szCs w:val="16"/>
              </w:rPr>
              <w:t>164.5</w:t>
            </w:r>
          </w:p>
        </w:tc>
        <w:tc>
          <w:tcPr>
            <w:tcW w:w="236" w:type="dxa"/>
          </w:tcPr>
          <w:p w14:paraId="6281F0FC" w14:textId="77777777" w:rsidR="008F0AD4" w:rsidRPr="0097469D" w:rsidRDefault="008F0AD4" w:rsidP="008F0AD4">
            <w:pPr>
              <w:spacing w:after="0"/>
              <w:jc w:val="right"/>
              <w:rPr>
                <w:sz w:val="14"/>
                <w:szCs w:val="16"/>
              </w:rPr>
            </w:pPr>
            <w:r w:rsidRPr="0097469D">
              <w:rPr>
                <w:sz w:val="14"/>
                <w:szCs w:val="16"/>
              </w:rPr>
              <w:t>165.0</w:t>
            </w:r>
          </w:p>
        </w:tc>
        <w:tc>
          <w:tcPr>
            <w:tcW w:w="236" w:type="dxa"/>
          </w:tcPr>
          <w:p w14:paraId="2E06DC5F" w14:textId="77777777" w:rsidR="008F0AD4" w:rsidRPr="0097469D" w:rsidRDefault="008F0AD4" w:rsidP="008F0AD4">
            <w:pPr>
              <w:spacing w:after="0"/>
              <w:jc w:val="right"/>
              <w:rPr>
                <w:sz w:val="14"/>
                <w:szCs w:val="16"/>
              </w:rPr>
            </w:pPr>
            <w:r w:rsidRPr="0097469D">
              <w:rPr>
                <w:sz w:val="14"/>
                <w:szCs w:val="16"/>
              </w:rPr>
              <w:t>166.2</w:t>
            </w:r>
          </w:p>
        </w:tc>
        <w:tc>
          <w:tcPr>
            <w:tcW w:w="236" w:type="dxa"/>
          </w:tcPr>
          <w:p w14:paraId="584106C5" w14:textId="77777777" w:rsidR="008F0AD4" w:rsidRPr="0097469D" w:rsidRDefault="008F0AD4" w:rsidP="008F0AD4">
            <w:pPr>
              <w:spacing w:after="0"/>
              <w:jc w:val="right"/>
              <w:rPr>
                <w:sz w:val="14"/>
                <w:szCs w:val="16"/>
              </w:rPr>
            </w:pPr>
            <w:r w:rsidRPr="0097469D">
              <w:rPr>
                <w:sz w:val="14"/>
                <w:szCs w:val="16"/>
              </w:rPr>
              <w:t>166.2</w:t>
            </w:r>
          </w:p>
        </w:tc>
        <w:tc>
          <w:tcPr>
            <w:tcW w:w="236" w:type="dxa"/>
          </w:tcPr>
          <w:p w14:paraId="51ADA0BC" w14:textId="77777777" w:rsidR="008F0AD4" w:rsidRPr="0097469D" w:rsidRDefault="008F0AD4" w:rsidP="008F0AD4">
            <w:pPr>
              <w:spacing w:after="0"/>
              <w:jc w:val="right"/>
              <w:rPr>
                <w:sz w:val="14"/>
                <w:szCs w:val="16"/>
              </w:rPr>
            </w:pPr>
            <w:r w:rsidRPr="0097469D">
              <w:rPr>
                <w:sz w:val="14"/>
                <w:szCs w:val="16"/>
              </w:rPr>
              <w:t>166.2</w:t>
            </w:r>
          </w:p>
        </w:tc>
        <w:tc>
          <w:tcPr>
            <w:tcW w:w="236" w:type="dxa"/>
          </w:tcPr>
          <w:p w14:paraId="0CFC3F17" w14:textId="77777777" w:rsidR="008F0AD4" w:rsidRPr="0097469D" w:rsidRDefault="008F0AD4" w:rsidP="008F0AD4">
            <w:pPr>
              <w:spacing w:after="0"/>
              <w:jc w:val="right"/>
              <w:rPr>
                <w:sz w:val="14"/>
                <w:szCs w:val="16"/>
              </w:rPr>
            </w:pPr>
            <w:r w:rsidRPr="0097469D">
              <w:rPr>
                <w:sz w:val="14"/>
                <w:szCs w:val="16"/>
              </w:rPr>
              <w:t>166.7</w:t>
            </w:r>
          </w:p>
        </w:tc>
        <w:tc>
          <w:tcPr>
            <w:tcW w:w="236" w:type="dxa"/>
          </w:tcPr>
          <w:p w14:paraId="440D1352" w14:textId="77777777" w:rsidR="008F0AD4" w:rsidRPr="0097469D" w:rsidRDefault="008F0AD4" w:rsidP="008F0AD4">
            <w:pPr>
              <w:spacing w:after="0"/>
              <w:jc w:val="right"/>
              <w:rPr>
                <w:sz w:val="14"/>
                <w:szCs w:val="16"/>
              </w:rPr>
            </w:pPr>
            <w:r w:rsidRPr="0097469D">
              <w:rPr>
                <w:sz w:val="14"/>
                <w:szCs w:val="16"/>
              </w:rPr>
              <w:t>167.1</w:t>
            </w:r>
          </w:p>
        </w:tc>
        <w:tc>
          <w:tcPr>
            <w:tcW w:w="236" w:type="dxa"/>
          </w:tcPr>
          <w:p w14:paraId="44AB12F2" w14:textId="77777777" w:rsidR="008F0AD4" w:rsidRPr="0097469D" w:rsidRDefault="008F0AD4" w:rsidP="008F0AD4">
            <w:pPr>
              <w:spacing w:after="0"/>
              <w:jc w:val="right"/>
              <w:rPr>
                <w:sz w:val="14"/>
                <w:szCs w:val="16"/>
              </w:rPr>
            </w:pPr>
            <w:r w:rsidRPr="0097469D">
              <w:rPr>
                <w:sz w:val="14"/>
                <w:szCs w:val="16"/>
              </w:rPr>
              <w:t>167.9</w:t>
            </w:r>
          </w:p>
        </w:tc>
        <w:tc>
          <w:tcPr>
            <w:tcW w:w="236" w:type="dxa"/>
          </w:tcPr>
          <w:p w14:paraId="7202A5CD" w14:textId="77777777" w:rsidR="008F0AD4" w:rsidRPr="0097469D" w:rsidRDefault="008F0AD4" w:rsidP="008F0AD4">
            <w:pPr>
              <w:spacing w:after="0"/>
              <w:jc w:val="right"/>
              <w:rPr>
                <w:sz w:val="14"/>
                <w:szCs w:val="16"/>
              </w:rPr>
            </w:pPr>
            <w:r w:rsidRPr="0097469D">
              <w:rPr>
                <w:sz w:val="14"/>
                <w:szCs w:val="16"/>
              </w:rPr>
              <w:t>168.2</w:t>
            </w:r>
          </w:p>
        </w:tc>
        <w:tc>
          <w:tcPr>
            <w:tcW w:w="236" w:type="dxa"/>
          </w:tcPr>
          <w:p w14:paraId="6A9FAC25" w14:textId="77777777" w:rsidR="008F0AD4" w:rsidRPr="0097469D" w:rsidRDefault="008F0AD4" w:rsidP="008F0AD4">
            <w:pPr>
              <w:spacing w:after="0"/>
              <w:jc w:val="right"/>
              <w:rPr>
                <w:sz w:val="14"/>
                <w:szCs w:val="16"/>
              </w:rPr>
            </w:pPr>
            <w:r w:rsidRPr="0097469D">
              <w:rPr>
                <w:sz w:val="14"/>
                <w:szCs w:val="16"/>
              </w:rPr>
              <w:t>168.3</w:t>
            </w:r>
          </w:p>
        </w:tc>
        <w:tc>
          <w:tcPr>
            <w:tcW w:w="236" w:type="dxa"/>
          </w:tcPr>
          <w:p w14:paraId="0A9BFF41" w14:textId="77777777" w:rsidR="008F0AD4" w:rsidRPr="0097469D" w:rsidRDefault="008F0AD4" w:rsidP="008F0AD4">
            <w:pPr>
              <w:spacing w:after="0"/>
              <w:jc w:val="right"/>
              <w:rPr>
                <w:sz w:val="14"/>
                <w:szCs w:val="16"/>
              </w:rPr>
            </w:pPr>
            <w:r w:rsidRPr="0097469D">
              <w:rPr>
                <w:sz w:val="14"/>
                <w:szCs w:val="16"/>
              </w:rPr>
              <w:t>168.3</w:t>
            </w:r>
          </w:p>
        </w:tc>
        <w:tc>
          <w:tcPr>
            <w:tcW w:w="236" w:type="dxa"/>
          </w:tcPr>
          <w:p w14:paraId="1D9C251A" w14:textId="77777777" w:rsidR="008F0AD4" w:rsidRPr="0097469D" w:rsidRDefault="008F0AD4" w:rsidP="008F0AD4">
            <w:pPr>
              <w:spacing w:after="0"/>
              <w:jc w:val="right"/>
              <w:rPr>
                <w:b/>
                <w:sz w:val="14"/>
                <w:szCs w:val="16"/>
              </w:rPr>
            </w:pPr>
            <w:r w:rsidRPr="0097469D">
              <w:rPr>
                <w:b/>
                <w:sz w:val="14"/>
                <w:szCs w:val="16"/>
              </w:rPr>
              <w:t>166.6</w:t>
            </w:r>
          </w:p>
        </w:tc>
      </w:tr>
      <w:tr w:rsidR="008F0AD4" w:rsidRPr="0097469D" w14:paraId="6B812807" w14:textId="77777777" w:rsidTr="008F0AD4">
        <w:trPr>
          <w:trHeight w:val="20"/>
        </w:trPr>
        <w:tc>
          <w:tcPr>
            <w:tcW w:w="236" w:type="dxa"/>
            <w:shd w:val="clear" w:color="auto" w:fill="F2F2F2" w:themeFill="background1" w:themeFillShade="F2"/>
          </w:tcPr>
          <w:p w14:paraId="08CE331E" w14:textId="77777777" w:rsidR="008F0AD4" w:rsidRPr="0097469D" w:rsidRDefault="008F0AD4" w:rsidP="008F0AD4">
            <w:pPr>
              <w:spacing w:after="0"/>
              <w:rPr>
                <w:b/>
                <w:sz w:val="14"/>
                <w:szCs w:val="16"/>
              </w:rPr>
            </w:pPr>
            <w:r w:rsidRPr="0097469D">
              <w:rPr>
                <w:b/>
                <w:sz w:val="14"/>
                <w:szCs w:val="16"/>
              </w:rPr>
              <w:t>2008</w:t>
            </w:r>
          </w:p>
        </w:tc>
        <w:tc>
          <w:tcPr>
            <w:tcW w:w="236" w:type="dxa"/>
            <w:shd w:val="clear" w:color="auto" w:fill="F2F2F2" w:themeFill="background1" w:themeFillShade="F2"/>
          </w:tcPr>
          <w:p w14:paraId="698BB613" w14:textId="77777777" w:rsidR="008F0AD4" w:rsidRPr="0097469D" w:rsidRDefault="008F0AD4" w:rsidP="008F0AD4">
            <w:pPr>
              <w:spacing w:after="0"/>
              <w:jc w:val="right"/>
              <w:rPr>
                <w:sz w:val="14"/>
                <w:szCs w:val="16"/>
              </w:rPr>
            </w:pPr>
            <w:r w:rsidRPr="0097469D">
              <w:rPr>
                <w:sz w:val="14"/>
                <w:szCs w:val="16"/>
              </w:rPr>
              <w:t>168.8</w:t>
            </w:r>
          </w:p>
        </w:tc>
        <w:tc>
          <w:tcPr>
            <w:tcW w:w="236" w:type="dxa"/>
            <w:shd w:val="clear" w:color="auto" w:fill="F2F2F2" w:themeFill="background1" w:themeFillShade="F2"/>
          </w:tcPr>
          <w:p w14:paraId="2FD4EF3D" w14:textId="77777777" w:rsidR="008F0AD4" w:rsidRPr="0097469D" w:rsidRDefault="008F0AD4" w:rsidP="008F0AD4">
            <w:pPr>
              <w:spacing w:after="0"/>
              <w:jc w:val="right"/>
              <w:rPr>
                <w:sz w:val="14"/>
                <w:szCs w:val="16"/>
              </w:rPr>
            </w:pPr>
            <w:r w:rsidRPr="0097469D">
              <w:rPr>
                <w:sz w:val="14"/>
                <w:szCs w:val="16"/>
              </w:rPr>
              <w:t>169.8</w:t>
            </w:r>
          </w:p>
        </w:tc>
        <w:tc>
          <w:tcPr>
            <w:tcW w:w="236" w:type="dxa"/>
            <w:shd w:val="clear" w:color="auto" w:fill="F2F2F2" w:themeFill="background1" w:themeFillShade="F2"/>
          </w:tcPr>
          <w:p w14:paraId="16EAC610" w14:textId="77777777" w:rsidR="008F0AD4" w:rsidRPr="0097469D" w:rsidRDefault="008F0AD4" w:rsidP="008F0AD4">
            <w:pPr>
              <w:spacing w:after="0"/>
              <w:jc w:val="right"/>
              <w:rPr>
                <w:sz w:val="14"/>
                <w:szCs w:val="16"/>
              </w:rPr>
            </w:pPr>
            <w:r w:rsidRPr="0097469D">
              <w:rPr>
                <w:sz w:val="14"/>
                <w:szCs w:val="16"/>
              </w:rPr>
              <w:t>171.2</w:t>
            </w:r>
          </w:p>
        </w:tc>
        <w:tc>
          <w:tcPr>
            <w:tcW w:w="236" w:type="dxa"/>
            <w:shd w:val="clear" w:color="auto" w:fill="F2F2F2" w:themeFill="background1" w:themeFillShade="F2"/>
          </w:tcPr>
          <w:p w14:paraId="47BD118E" w14:textId="77777777" w:rsidR="008F0AD4" w:rsidRPr="0097469D" w:rsidRDefault="008F0AD4" w:rsidP="008F0AD4">
            <w:pPr>
              <w:spacing w:after="0"/>
              <w:jc w:val="right"/>
              <w:rPr>
                <w:sz w:val="14"/>
                <w:szCs w:val="16"/>
              </w:rPr>
            </w:pPr>
            <w:r w:rsidRPr="0097469D">
              <w:rPr>
                <w:sz w:val="14"/>
                <w:szCs w:val="16"/>
              </w:rPr>
              <w:t>171.3</w:t>
            </w:r>
          </w:p>
        </w:tc>
        <w:tc>
          <w:tcPr>
            <w:tcW w:w="236" w:type="dxa"/>
            <w:shd w:val="clear" w:color="auto" w:fill="F2F2F2" w:themeFill="background1" w:themeFillShade="F2"/>
          </w:tcPr>
          <w:p w14:paraId="3B5741D6" w14:textId="77777777" w:rsidR="008F0AD4" w:rsidRPr="0097469D" w:rsidRDefault="008F0AD4" w:rsidP="008F0AD4">
            <w:pPr>
              <w:spacing w:after="0"/>
              <w:jc w:val="right"/>
              <w:rPr>
                <w:sz w:val="14"/>
                <w:szCs w:val="16"/>
              </w:rPr>
            </w:pPr>
            <w:r w:rsidRPr="0097469D">
              <w:rPr>
                <w:sz w:val="14"/>
                <w:szCs w:val="16"/>
              </w:rPr>
              <w:t>171.5</w:t>
            </w:r>
          </w:p>
        </w:tc>
        <w:tc>
          <w:tcPr>
            <w:tcW w:w="236" w:type="dxa"/>
            <w:shd w:val="clear" w:color="auto" w:fill="F2F2F2" w:themeFill="background1" w:themeFillShade="F2"/>
          </w:tcPr>
          <w:p w14:paraId="1D859300" w14:textId="77777777" w:rsidR="008F0AD4" w:rsidRPr="0097469D" w:rsidRDefault="008F0AD4" w:rsidP="008F0AD4">
            <w:pPr>
              <w:spacing w:after="0"/>
              <w:jc w:val="right"/>
              <w:rPr>
                <w:sz w:val="14"/>
                <w:szCs w:val="16"/>
              </w:rPr>
            </w:pPr>
            <w:r w:rsidRPr="0097469D">
              <w:rPr>
                <w:sz w:val="14"/>
                <w:szCs w:val="16"/>
              </w:rPr>
              <w:t>172.4</w:t>
            </w:r>
          </w:p>
        </w:tc>
        <w:tc>
          <w:tcPr>
            <w:tcW w:w="236" w:type="dxa"/>
            <w:shd w:val="clear" w:color="auto" w:fill="F2F2F2" w:themeFill="background1" w:themeFillShade="F2"/>
          </w:tcPr>
          <w:p w14:paraId="28651BD4" w14:textId="77777777" w:rsidR="008F0AD4" w:rsidRPr="0097469D" w:rsidRDefault="008F0AD4" w:rsidP="008F0AD4">
            <w:pPr>
              <w:spacing w:after="0"/>
              <w:jc w:val="right"/>
              <w:rPr>
                <w:sz w:val="14"/>
                <w:szCs w:val="16"/>
              </w:rPr>
            </w:pPr>
            <w:r w:rsidRPr="0097469D">
              <w:rPr>
                <w:sz w:val="14"/>
                <w:szCs w:val="16"/>
              </w:rPr>
              <w:t>172.8</w:t>
            </w:r>
          </w:p>
        </w:tc>
        <w:tc>
          <w:tcPr>
            <w:tcW w:w="236" w:type="dxa"/>
            <w:shd w:val="clear" w:color="auto" w:fill="F2F2F2" w:themeFill="background1" w:themeFillShade="F2"/>
          </w:tcPr>
          <w:p w14:paraId="49E949AA" w14:textId="77777777" w:rsidR="008F0AD4" w:rsidRPr="0097469D" w:rsidRDefault="008F0AD4" w:rsidP="008F0AD4">
            <w:pPr>
              <w:spacing w:after="0"/>
              <w:jc w:val="right"/>
              <w:rPr>
                <w:sz w:val="14"/>
                <w:szCs w:val="16"/>
              </w:rPr>
            </w:pPr>
            <w:r w:rsidRPr="0097469D">
              <w:rPr>
                <w:sz w:val="14"/>
                <w:szCs w:val="16"/>
              </w:rPr>
              <w:t>172.8</w:t>
            </w:r>
          </w:p>
        </w:tc>
        <w:tc>
          <w:tcPr>
            <w:tcW w:w="236" w:type="dxa"/>
            <w:shd w:val="clear" w:color="auto" w:fill="F2F2F2" w:themeFill="background1" w:themeFillShade="F2"/>
          </w:tcPr>
          <w:p w14:paraId="15BBDAB3" w14:textId="77777777" w:rsidR="008F0AD4" w:rsidRPr="0097469D" w:rsidRDefault="008F0AD4" w:rsidP="008F0AD4">
            <w:pPr>
              <w:spacing w:after="0"/>
              <w:jc w:val="right"/>
              <w:rPr>
                <w:sz w:val="14"/>
                <w:szCs w:val="16"/>
              </w:rPr>
            </w:pPr>
            <w:r w:rsidRPr="0097469D">
              <w:rPr>
                <w:sz w:val="14"/>
                <w:szCs w:val="16"/>
              </w:rPr>
              <w:t>173.7</w:t>
            </w:r>
          </w:p>
        </w:tc>
        <w:tc>
          <w:tcPr>
            <w:tcW w:w="236" w:type="dxa"/>
            <w:shd w:val="clear" w:color="auto" w:fill="F2F2F2" w:themeFill="background1" w:themeFillShade="F2"/>
          </w:tcPr>
          <w:p w14:paraId="62C1B3A2" w14:textId="77777777" w:rsidR="008F0AD4" w:rsidRPr="0097469D" w:rsidRDefault="008F0AD4" w:rsidP="008F0AD4">
            <w:pPr>
              <w:spacing w:after="0"/>
              <w:jc w:val="right"/>
              <w:rPr>
                <w:sz w:val="14"/>
                <w:szCs w:val="16"/>
              </w:rPr>
            </w:pPr>
            <w:r w:rsidRPr="0097469D">
              <w:rPr>
                <w:sz w:val="14"/>
                <w:szCs w:val="16"/>
              </w:rPr>
              <w:t>174.0</w:t>
            </w:r>
          </w:p>
        </w:tc>
        <w:tc>
          <w:tcPr>
            <w:tcW w:w="236" w:type="dxa"/>
            <w:shd w:val="clear" w:color="auto" w:fill="F2F2F2" w:themeFill="background1" w:themeFillShade="F2"/>
          </w:tcPr>
          <w:p w14:paraId="3C1526F1" w14:textId="77777777" w:rsidR="008F0AD4" w:rsidRPr="0097469D" w:rsidRDefault="008F0AD4" w:rsidP="008F0AD4">
            <w:pPr>
              <w:spacing w:after="0"/>
              <w:jc w:val="right"/>
              <w:rPr>
                <w:sz w:val="14"/>
                <w:szCs w:val="16"/>
              </w:rPr>
            </w:pPr>
            <w:r w:rsidRPr="0097469D">
              <w:rPr>
                <w:sz w:val="14"/>
                <w:szCs w:val="16"/>
              </w:rPr>
              <w:t>174.1</w:t>
            </w:r>
          </w:p>
        </w:tc>
        <w:tc>
          <w:tcPr>
            <w:tcW w:w="236" w:type="dxa"/>
            <w:shd w:val="clear" w:color="auto" w:fill="F2F2F2" w:themeFill="background1" w:themeFillShade="F2"/>
          </w:tcPr>
          <w:p w14:paraId="1283C445" w14:textId="77777777" w:rsidR="008F0AD4" w:rsidRPr="0097469D" w:rsidRDefault="008F0AD4" w:rsidP="008F0AD4">
            <w:pPr>
              <w:spacing w:after="0"/>
              <w:jc w:val="right"/>
              <w:rPr>
                <w:sz w:val="14"/>
                <w:szCs w:val="16"/>
              </w:rPr>
            </w:pPr>
            <w:r w:rsidRPr="0097469D">
              <w:rPr>
                <w:sz w:val="14"/>
                <w:szCs w:val="16"/>
              </w:rPr>
              <w:t>174.0</w:t>
            </w:r>
          </w:p>
        </w:tc>
        <w:tc>
          <w:tcPr>
            <w:tcW w:w="236" w:type="dxa"/>
            <w:shd w:val="clear" w:color="auto" w:fill="F2F2F2" w:themeFill="background1" w:themeFillShade="F2"/>
          </w:tcPr>
          <w:p w14:paraId="640D40F0" w14:textId="77777777" w:rsidR="008F0AD4" w:rsidRPr="0097469D" w:rsidRDefault="008F0AD4" w:rsidP="008F0AD4">
            <w:pPr>
              <w:spacing w:after="0"/>
              <w:jc w:val="right"/>
              <w:rPr>
                <w:b/>
                <w:sz w:val="14"/>
                <w:szCs w:val="16"/>
              </w:rPr>
            </w:pPr>
            <w:r w:rsidRPr="0097469D">
              <w:rPr>
                <w:b/>
                <w:sz w:val="14"/>
                <w:szCs w:val="16"/>
              </w:rPr>
              <w:t>172.2</w:t>
            </w:r>
          </w:p>
        </w:tc>
      </w:tr>
      <w:tr w:rsidR="008F0AD4" w:rsidRPr="0097469D" w14:paraId="55F8884A" w14:textId="77777777" w:rsidTr="008F0AD4">
        <w:trPr>
          <w:trHeight w:val="20"/>
        </w:trPr>
        <w:tc>
          <w:tcPr>
            <w:tcW w:w="236" w:type="dxa"/>
          </w:tcPr>
          <w:p w14:paraId="54E98383" w14:textId="77777777" w:rsidR="008F0AD4" w:rsidRPr="0097469D" w:rsidRDefault="008F0AD4" w:rsidP="008F0AD4">
            <w:pPr>
              <w:spacing w:after="0"/>
              <w:rPr>
                <w:b/>
                <w:sz w:val="14"/>
                <w:szCs w:val="16"/>
              </w:rPr>
            </w:pPr>
            <w:r w:rsidRPr="0097469D">
              <w:rPr>
                <w:b/>
                <w:sz w:val="14"/>
                <w:szCs w:val="16"/>
              </w:rPr>
              <w:t>2009</w:t>
            </w:r>
          </w:p>
        </w:tc>
        <w:tc>
          <w:tcPr>
            <w:tcW w:w="236" w:type="dxa"/>
          </w:tcPr>
          <w:p w14:paraId="1D6712E2" w14:textId="77777777" w:rsidR="008F0AD4" w:rsidRPr="0097469D" w:rsidRDefault="008F0AD4" w:rsidP="008F0AD4">
            <w:pPr>
              <w:spacing w:after="0"/>
              <w:jc w:val="right"/>
              <w:rPr>
                <w:sz w:val="14"/>
                <w:szCs w:val="16"/>
              </w:rPr>
            </w:pPr>
            <w:r w:rsidRPr="0097469D">
              <w:rPr>
                <w:sz w:val="14"/>
                <w:szCs w:val="16"/>
              </w:rPr>
              <w:t>175.1</w:t>
            </w:r>
          </w:p>
        </w:tc>
        <w:tc>
          <w:tcPr>
            <w:tcW w:w="236" w:type="dxa"/>
          </w:tcPr>
          <w:p w14:paraId="164C16DC" w14:textId="77777777" w:rsidR="008F0AD4" w:rsidRPr="0097469D" w:rsidRDefault="008F0AD4" w:rsidP="008F0AD4">
            <w:pPr>
              <w:spacing w:after="0"/>
              <w:jc w:val="right"/>
              <w:rPr>
                <w:sz w:val="14"/>
                <w:szCs w:val="16"/>
              </w:rPr>
            </w:pPr>
            <w:r w:rsidRPr="0097469D">
              <w:rPr>
                <w:sz w:val="14"/>
                <w:szCs w:val="16"/>
              </w:rPr>
              <w:t>175.8</w:t>
            </w:r>
          </w:p>
        </w:tc>
        <w:tc>
          <w:tcPr>
            <w:tcW w:w="236" w:type="dxa"/>
          </w:tcPr>
          <w:p w14:paraId="0015B697" w14:textId="77777777" w:rsidR="008F0AD4" w:rsidRPr="0097469D" w:rsidRDefault="008F0AD4" w:rsidP="008F0AD4">
            <w:pPr>
              <w:spacing w:after="0"/>
              <w:jc w:val="right"/>
              <w:rPr>
                <w:sz w:val="14"/>
                <w:szCs w:val="16"/>
              </w:rPr>
            </w:pPr>
            <w:r w:rsidRPr="0097469D">
              <w:rPr>
                <w:sz w:val="14"/>
                <w:szCs w:val="16"/>
              </w:rPr>
              <w:t>176.2</w:t>
            </w:r>
          </w:p>
        </w:tc>
        <w:tc>
          <w:tcPr>
            <w:tcW w:w="236" w:type="dxa"/>
          </w:tcPr>
          <w:p w14:paraId="5C0A68F7" w14:textId="77777777" w:rsidR="008F0AD4" w:rsidRPr="0097469D" w:rsidRDefault="008F0AD4" w:rsidP="008F0AD4">
            <w:pPr>
              <w:spacing w:after="0"/>
              <w:jc w:val="right"/>
              <w:rPr>
                <w:sz w:val="14"/>
                <w:szCs w:val="16"/>
              </w:rPr>
            </w:pPr>
            <w:r w:rsidRPr="0097469D">
              <w:rPr>
                <w:sz w:val="14"/>
                <w:szCs w:val="16"/>
              </w:rPr>
              <w:t>176.9</w:t>
            </w:r>
          </w:p>
        </w:tc>
        <w:tc>
          <w:tcPr>
            <w:tcW w:w="236" w:type="dxa"/>
          </w:tcPr>
          <w:p w14:paraId="1669A8B9" w14:textId="77777777" w:rsidR="008F0AD4" w:rsidRPr="0097469D" w:rsidRDefault="008F0AD4" w:rsidP="008F0AD4">
            <w:pPr>
              <w:spacing w:after="0"/>
              <w:jc w:val="right"/>
              <w:rPr>
                <w:sz w:val="14"/>
                <w:szCs w:val="16"/>
              </w:rPr>
            </w:pPr>
            <w:r w:rsidRPr="0097469D">
              <w:rPr>
                <w:sz w:val="14"/>
                <w:szCs w:val="16"/>
              </w:rPr>
              <w:t>177.7</w:t>
            </w:r>
          </w:p>
        </w:tc>
        <w:tc>
          <w:tcPr>
            <w:tcW w:w="236" w:type="dxa"/>
          </w:tcPr>
          <w:p w14:paraId="6E7A6BEA" w14:textId="77777777" w:rsidR="008F0AD4" w:rsidRPr="0097469D" w:rsidRDefault="008F0AD4" w:rsidP="008F0AD4">
            <w:pPr>
              <w:spacing w:after="0"/>
              <w:jc w:val="right"/>
              <w:rPr>
                <w:sz w:val="14"/>
                <w:szCs w:val="16"/>
              </w:rPr>
            </w:pPr>
            <w:r w:rsidRPr="0097469D">
              <w:rPr>
                <w:sz w:val="14"/>
                <w:szCs w:val="16"/>
              </w:rPr>
              <w:t>178.0</w:t>
            </w:r>
          </w:p>
        </w:tc>
        <w:tc>
          <w:tcPr>
            <w:tcW w:w="236" w:type="dxa"/>
          </w:tcPr>
          <w:p w14:paraId="698ADE60" w14:textId="77777777" w:rsidR="008F0AD4" w:rsidRPr="0097469D" w:rsidRDefault="008F0AD4" w:rsidP="008F0AD4">
            <w:pPr>
              <w:spacing w:after="0"/>
              <w:jc w:val="right"/>
              <w:rPr>
                <w:sz w:val="14"/>
                <w:szCs w:val="16"/>
              </w:rPr>
            </w:pPr>
            <w:r w:rsidRPr="0097469D">
              <w:rPr>
                <w:sz w:val="14"/>
                <w:szCs w:val="16"/>
              </w:rPr>
              <w:t>177.5</w:t>
            </w:r>
          </w:p>
        </w:tc>
        <w:tc>
          <w:tcPr>
            <w:tcW w:w="236" w:type="dxa"/>
          </w:tcPr>
          <w:p w14:paraId="0F81F826" w14:textId="77777777" w:rsidR="008F0AD4" w:rsidRPr="0097469D" w:rsidRDefault="008F0AD4" w:rsidP="008F0AD4">
            <w:pPr>
              <w:spacing w:after="0"/>
              <w:jc w:val="right"/>
              <w:rPr>
                <w:sz w:val="14"/>
                <w:szCs w:val="16"/>
              </w:rPr>
            </w:pPr>
            <w:r w:rsidRPr="0097469D">
              <w:rPr>
                <w:sz w:val="14"/>
                <w:szCs w:val="16"/>
              </w:rPr>
              <w:t>177.5</w:t>
            </w:r>
          </w:p>
        </w:tc>
        <w:tc>
          <w:tcPr>
            <w:tcW w:w="236" w:type="dxa"/>
          </w:tcPr>
          <w:p w14:paraId="0819732B" w14:textId="77777777" w:rsidR="008F0AD4" w:rsidRPr="0097469D" w:rsidRDefault="008F0AD4" w:rsidP="008F0AD4">
            <w:pPr>
              <w:spacing w:after="0"/>
              <w:jc w:val="right"/>
              <w:rPr>
                <w:sz w:val="14"/>
                <w:szCs w:val="16"/>
              </w:rPr>
            </w:pPr>
            <w:r w:rsidRPr="0097469D">
              <w:rPr>
                <w:sz w:val="14"/>
                <w:szCs w:val="16"/>
              </w:rPr>
              <w:t>178.3</w:t>
            </w:r>
          </w:p>
        </w:tc>
        <w:tc>
          <w:tcPr>
            <w:tcW w:w="236" w:type="dxa"/>
          </w:tcPr>
          <w:p w14:paraId="5363F649" w14:textId="77777777" w:rsidR="008F0AD4" w:rsidRPr="0097469D" w:rsidRDefault="008F0AD4" w:rsidP="008F0AD4">
            <w:pPr>
              <w:spacing w:after="0"/>
              <w:jc w:val="right"/>
              <w:rPr>
                <w:sz w:val="14"/>
                <w:szCs w:val="16"/>
              </w:rPr>
            </w:pPr>
            <w:r w:rsidRPr="0097469D">
              <w:rPr>
                <w:sz w:val="14"/>
                <w:szCs w:val="16"/>
              </w:rPr>
              <w:t>177.7</w:t>
            </w:r>
          </w:p>
        </w:tc>
        <w:tc>
          <w:tcPr>
            <w:tcW w:w="236" w:type="dxa"/>
          </w:tcPr>
          <w:p w14:paraId="3CEC3B2B" w14:textId="77777777" w:rsidR="008F0AD4" w:rsidRPr="0097469D" w:rsidRDefault="008F0AD4" w:rsidP="008F0AD4">
            <w:pPr>
              <w:spacing w:after="0"/>
              <w:jc w:val="right"/>
              <w:rPr>
                <w:sz w:val="14"/>
                <w:szCs w:val="16"/>
              </w:rPr>
            </w:pPr>
            <w:r w:rsidRPr="0097469D">
              <w:rPr>
                <w:sz w:val="14"/>
                <w:szCs w:val="16"/>
              </w:rPr>
              <w:t>177.4</w:t>
            </w:r>
          </w:p>
        </w:tc>
        <w:tc>
          <w:tcPr>
            <w:tcW w:w="236" w:type="dxa"/>
          </w:tcPr>
          <w:p w14:paraId="4DA6A2A2" w14:textId="77777777" w:rsidR="008F0AD4" w:rsidRPr="0097469D" w:rsidRDefault="008F0AD4" w:rsidP="008F0AD4">
            <w:pPr>
              <w:spacing w:after="0"/>
              <w:jc w:val="right"/>
              <w:rPr>
                <w:sz w:val="14"/>
                <w:szCs w:val="16"/>
              </w:rPr>
            </w:pPr>
            <w:r w:rsidRPr="0097469D">
              <w:rPr>
                <w:sz w:val="14"/>
                <w:szCs w:val="16"/>
              </w:rPr>
              <w:t>176.7</w:t>
            </w:r>
          </w:p>
        </w:tc>
        <w:tc>
          <w:tcPr>
            <w:tcW w:w="236" w:type="dxa"/>
          </w:tcPr>
          <w:p w14:paraId="0CB9FBAB" w14:textId="77777777" w:rsidR="008F0AD4" w:rsidRPr="0097469D" w:rsidRDefault="008F0AD4" w:rsidP="008F0AD4">
            <w:pPr>
              <w:spacing w:after="0"/>
              <w:jc w:val="right"/>
              <w:rPr>
                <w:b/>
                <w:sz w:val="14"/>
                <w:szCs w:val="16"/>
              </w:rPr>
            </w:pPr>
            <w:r w:rsidRPr="0097469D">
              <w:rPr>
                <w:b/>
                <w:sz w:val="14"/>
                <w:szCs w:val="16"/>
              </w:rPr>
              <w:t>177.1</w:t>
            </w:r>
          </w:p>
        </w:tc>
      </w:tr>
      <w:tr w:rsidR="008F0AD4" w:rsidRPr="0097469D" w14:paraId="3CC593EB" w14:textId="77777777" w:rsidTr="008F0AD4">
        <w:trPr>
          <w:trHeight w:val="20"/>
        </w:trPr>
        <w:tc>
          <w:tcPr>
            <w:tcW w:w="236" w:type="dxa"/>
            <w:shd w:val="clear" w:color="auto" w:fill="F2F2F2" w:themeFill="background1" w:themeFillShade="F2"/>
          </w:tcPr>
          <w:p w14:paraId="3A916F6D" w14:textId="77777777" w:rsidR="008F0AD4" w:rsidRPr="0097469D" w:rsidRDefault="008F0AD4" w:rsidP="008F0AD4">
            <w:pPr>
              <w:spacing w:after="0"/>
              <w:rPr>
                <w:b/>
                <w:sz w:val="14"/>
                <w:szCs w:val="16"/>
              </w:rPr>
            </w:pPr>
            <w:r w:rsidRPr="0097469D">
              <w:rPr>
                <w:b/>
                <w:sz w:val="14"/>
                <w:szCs w:val="16"/>
              </w:rPr>
              <w:t>2010</w:t>
            </w:r>
          </w:p>
        </w:tc>
        <w:tc>
          <w:tcPr>
            <w:tcW w:w="236" w:type="dxa"/>
            <w:shd w:val="clear" w:color="auto" w:fill="F2F2F2" w:themeFill="background1" w:themeFillShade="F2"/>
          </w:tcPr>
          <w:p w14:paraId="786C7BB1" w14:textId="77777777" w:rsidR="008F0AD4" w:rsidRPr="0097469D" w:rsidRDefault="008F0AD4" w:rsidP="008F0AD4">
            <w:pPr>
              <w:spacing w:after="0"/>
              <w:jc w:val="right"/>
              <w:rPr>
                <w:sz w:val="14"/>
                <w:szCs w:val="16"/>
              </w:rPr>
            </w:pPr>
            <w:r w:rsidRPr="0097469D">
              <w:rPr>
                <w:sz w:val="14"/>
                <w:szCs w:val="16"/>
              </w:rPr>
              <w:t>177.1</w:t>
            </w:r>
          </w:p>
        </w:tc>
        <w:tc>
          <w:tcPr>
            <w:tcW w:w="236" w:type="dxa"/>
            <w:shd w:val="clear" w:color="auto" w:fill="F2F2F2" w:themeFill="background1" w:themeFillShade="F2"/>
          </w:tcPr>
          <w:p w14:paraId="74D21FFF" w14:textId="77777777" w:rsidR="008F0AD4" w:rsidRPr="0097469D" w:rsidRDefault="008F0AD4" w:rsidP="008F0AD4">
            <w:pPr>
              <w:spacing w:after="0"/>
              <w:jc w:val="right"/>
              <w:rPr>
                <w:sz w:val="14"/>
                <w:szCs w:val="16"/>
              </w:rPr>
            </w:pPr>
            <w:r w:rsidRPr="0097469D">
              <w:rPr>
                <w:sz w:val="14"/>
                <w:szCs w:val="16"/>
              </w:rPr>
              <w:t>177.8</w:t>
            </w:r>
          </w:p>
        </w:tc>
        <w:tc>
          <w:tcPr>
            <w:tcW w:w="236" w:type="dxa"/>
            <w:shd w:val="clear" w:color="auto" w:fill="F2F2F2" w:themeFill="background1" w:themeFillShade="F2"/>
          </w:tcPr>
          <w:p w14:paraId="3C226CA7" w14:textId="77777777" w:rsidR="008F0AD4" w:rsidRPr="0097469D" w:rsidRDefault="008F0AD4" w:rsidP="008F0AD4">
            <w:pPr>
              <w:spacing w:after="0"/>
              <w:jc w:val="right"/>
              <w:rPr>
                <w:sz w:val="14"/>
                <w:szCs w:val="16"/>
              </w:rPr>
            </w:pPr>
            <w:r w:rsidRPr="0097469D">
              <w:rPr>
                <w:sz w:val="14"/>
                <w:szCs w:val="16"/>
              </w:rPr>
              <w:t>178.8</w:t>
            </w:r>
          </w:p>
        </w:tc>
        <w:tc>
          <w:tcPr>
            <w:tcW w:w="236" w:type="dxa"/>
            <w:shd w:val="clear" w:color="auto" w:fill="F2F2F2" w:themeFill="background1" w:themeFillShade="F2"/>
          </w:tcPr>
          <w:p w14:paraId="0FAF159E" w14:textId="77777777" w:rsidR="008F0AD4" w:rsidRPr="0097469D" w:rsidRDefault="008F0AD4" w:rsidP="008F0AD4">
            <w:pPr>
              <w:spacing w:after="0"/>
              <w:jc w:val="right"/>
              <w:rPr>
                <w:sz w:val="14"/>
                <w:szCs w:val="16"/>
              </w:rPr>
            </w:pPr>
            <w:r w:rsidRPr="0097469D">
              <w:rPr>
                <w:sz w:val="14"/>
                <w:szCs w:val="16"/>
              </w:rPr>
              <w:t>179.8</w:t>
            </w:r>
          </w:p>
        </w:tc>
        <w:tc>
          <w:tcPr>
            <w:tcW w:w="236" w:type="dxa"/>
            <w:shd w:val="clear" w:color="auto" w:fill="F2F2F2" w:themeFill="background1" w:themeFillShade="F2"/>
          </w:tcPr>
          <w:p w14:paraId="4ADD04CC" w14:textId="77777777" w:rsidR="008F0AD4" w:rsidRPr="0097469D" w:rsidRDefault="008F0AD4" w:rsidP="008F0AD4">
            <w:pPr>
              <w:spacing w:after="0"/>
              <w:jc w:val="right"/>
              <w:rPr>
                <w:sz w:val="14"/>
                <w:szCs w:val="16"/>
              </w:rPr>
            </w:pPr>
            <w:r w:rsidRPr="0097469D">
              <w:rPr>
                <w:sz w:val="14"/>
                <w:szCs w:val="16"/>
              </w:rPr>
              <w:t>179.8</w:t>
            </w:r>
          </w:p>
        </w:tc>
        <w:tc>
          <w:tcPr>
            <w:tcW w:w="236" w:type="dxa"/>
            <w:shd w:val="clear" w:color="auto" w:fill="F2F2F2" w:themeFill="background1" w:themeFillShade="F2"/>
          </w:tcPr>
          <w:p w14:paraId="1C0DDB01" w14:textId="77777777" w:rsidR="008F0AD4" w:rsidRPr="0097469D" w:rsidRDefault="008F0AD4" w:rsidP="008F0AD4">
            <w:pPr>
              <w:spacing w:after="0"/>
              <w:jc w:val="right"/>
              <w:rPr>
                <w:sz w:val="14"/>
                <w:szCs w:val="16"/>
              </w:rPr>
            </w:pPr>
            <w:r w:rsidRPr="0097469D">
              <w:rPr>
                <w:sz w:val="14"/>
                <w:szCs w:val="16"/>
              </w:rPr>
              <w:t>179.9</w:t>
            </w:r>
          </w:p>
        </w:tc>
        <w:tc>
          <w:tcPr>
            <w:tcW w:w="236" w:type="dxa"/>
            <w:shd w:val="clear" w:color="auto" w:fill="F2F2F2" w:themeFill="background1" w:themeFillShade="F2"/>
          </w:tcPr>
          <w:p w14:paraId="5A97877C" w14:textId="77777777" w:rsidR="008F0AD4" w:rsidRPr="0097469D" w:rsidRDefault="008F0AD4" w:rsidP="008F0AD4">
            <w:pPr>
              <w:spacing w:after="0"/>
              <w:jc w:val="right"/>
              <w:rPr>
                <w:sz w:val="14"/>
                <w:szCs w:val="16"/>
              </w:rPr>
            </w:pPr>
            <w:r w:rsidRPr="0097469D">
              <w:rPr>
                <w:sz w:val="14"/>
                <w:szCs w:val="16"/>
              </w:rPr>
              <w:t>180.1</w:t>
            </w:r>
          </w:p>
        </w:tc>
        <w:tc>
          <w:tcPr>
            <w:tcW w:w="236" w:type="dxa"/>
            <w:shd w:val="clear" w:color="auto" w:fill="F2F2F2" w:themeFill="background1" w:themeFillShade="F2"/>
          </w:tcPr>
          <w:p w14:paraId="02357CE3" w14:textId="77777777" w:rsidR="008F0AD4" w:rsidRPr="0097469D" w:rsidRDefault="008F0AD4" w:rsidP="008F0AD4">
            <w:pPr>
              <w:spacing w:after="0"/>
              <w:jc w:val="right"/>
              <w:rPr>
                <w:sz w:val="14"/>
                <w:szCs w:val="16"/>
              </w:rPr>
            </w:pPr>
            <w:r w:rsidRPr="0097469D">
              <w:rPr>
                <w:sz w:val="14"/>
                <w:szCs w:val="16"/>
              </w:rPr>
              <w:t>180.7</w:t>
            </w:r>
          </w:p>
        </w:tc>
        <w:tc>
          <w:tcPr>
            <w:tcW w:w="236" w:type="dxa"/>
            <w:shd w:val="clear" w:color="auto" w:fill="F2F2F2" w:themeFill="background1" w:themeFillShade="F2"/>
          </w:tcPr>
          <w:p w14:paraId="5904C5F6" w14:textId="77777777" w:rsidR="008F0AD4" w:rsidRPr="0097469D" w:rsidRDefault="008F0AD4" w:rsidP="008F0AD4">
            <w:pPr>
              <w:spacing w:after="0"/>
              <w:jc w:val="right"/>
              <w:rPr>
                <w:sz w:val="14"/>
                <w:szCs w:val="16"/>
              </w:rPr>
            </w:pPr>
            <w:r w:rsidRPr="0097469D">
              <w:rPr>
                <w:sz w:val="14"/>
                <w:szCs w:val="16"/>
              </w:rPr>
              <w:t>181.0</w:t>
            </w:r>
          </w:p>
        </w:tc>
        <w:tc>
          <w:tcPr>
            <w:tcW w:w="236" w:type="dxa"/>
            <w:shd w:val="clear" w:color="auto" w:fill="F2F2F2" w:themeFill="background1" w:themeFillShade="F2"/>
          </w:tcPr>
          <w:p w14:paraId="272B62BC" w14:textId="77777777" w:rsidR="008F0AD4" w:rsidRPr="0097469D" w:rsidRDefault="008F0AD4" w:rsidP="008F0AD4">
            <w:pPr>
              <w:spacing w:after="0"/>
              <w:jc w:val="right"/>
              <w:rPr>
                <w:sz w:val="14"/>
                <w:szCs w:val="16"/>
              </w:rPr>
            </w:pPr>
            <w:r w:rsidRPr="0097469D">
              <w:rPr>
                <w:sz w:val="14"/>
                <w:szCs w:val="16"/>
              </w:rPr>
              <w:t>181.3</w:t>
            </w:r>
          </w:p>
        </w:tc>
        <w:tc>
          <w:tcPr>
            <w:tcW w:w="236" w:type="dxa"/>
            <w:shd w:val="clear" w:color="auto" w:fill="F2F2F2" w:themeFill="background1" w:themeFillShade="F2"/>
          </w:tcPr>
          <w:p w14:paraId="46779426" w14:textId="77777777" w:rsidR="008F0AD4" w:rsidRPr="0097469D" w:rsidRDefault="008F0AD4" w:rsidP="008F0AD4">
            <w:pPr>
              <w:spacing w:after="0"/>
              <w:jc w:val="right"/>
              <w:rPr>
                <w:sz w:val="14"/>
                <w:szCs w:val="16"/>
              </w:rPr>
            </w:pPr>
            <w:r w:rsidRPr="0097469D">
              <w:rPr>
                <w:sz w:val="14"/>
                <w:szCs w:val="16"/>
              </w:rPr>
              <w:t>181.3</w:t>
            </w:r>
          </w:p>
        </w:tc>
        <w:tc>
          <w:tcPr>
            <w:tcW w:w="236" w:type="dxa"/>
            <w:shd w:val="clear" w:color="auto" w:fill="F2F2F2" w:themeFill="background1" w:themeFillShade="F2"/>
          </w:tcPr>
          <w:p w14:paraId="747B4513" w14:textId="77777777" w:rsidR="008F0AD4" w:rsidRPr="0097469D" w:rsidRDefault="008F0AD4" w:rsidP="008F0AD4">
            <w:pPr>
              <w:spacing w:after="0"/>
              <w:jc w:val="right"/>
              <w:rPr>
                <w:sz w:val="14"/>
                <w:szCs w:val="16"/>
              </w:rPr>
            </w:pPr>
            <w:r w:rsidRPr="0097469D">
              <w:rPr>
                <w:sz w:val="14"/>
                <w:szCs w:val="16"/>
              </w:rPr>
              <w:t>180.9</w:t>
            </w:r>
          </w:p>
        </w:tc>
        <w:tc>
          <w:tcPr>
            <w:tcW w:w="236" w:type="dxa"/>
            <w:shd w:val="clear" w:color="auto" w:fill="F2F2F2" w:themeFill="background1" w:themeFillShade="F2"/>
          </w:tcPr>
          <w:p w14:paraId="3815F0D9" w14:textId="77777777" w:rsidR="008F0AD4" w:rsidRPr="0097469D" w:rsidRDefault="008F0AD4" w:rsidP="008F0AD4">
            <w:pPr>
              <w:spacing w:after="0"/>
              <w:jc w:val="right"/>
              <w:rPr>
                <w:b/>
                <w:sz w:val="14"/>
                <w:szCs w:val="16"/>
              </w:rPr>
            </w:pPr>
            <w:r w:rsidRPr="0097469D">
              <w:rPr>
                <w:b/>
                <w:sz w:val="14"/>
                <w:szCs w:val="16"/>
              </w:rPr>
              <w:t>179.9</w:t>
            </w:r>
          </w:p>
        </w:tc>
      </w:tr>
    </w:tbl>
    <w:p w14:paraId="02C8651C" w14:textId="77777777" w:rsidR="008F0AD4" w:rsidRDefault="008F0AD4" w:rsidP="008F0AD4">
      <w:pPr>
        <w:jc w:val="center"/>
        <w:rPr>
          <w:noProof/>
          <w:lang w:val="en-CA" w:eastAsia="en-CA"/>
        </w:rPr>
      </w:pPr>
    </w:p>
    <w:p w14:paraId="5CDB8244" w14:textId="77777777" w:rsidR="008F0AD4" w:rsidRPr="008F0AD4" w:rsidRDefault="008F0AD4" w:rsidP="008F0AD4">
      <w:pPr>
        <w:pStyle w:val="Subtitle"/>
        <w:jc w:val="left"/>
        <w:rPr>
          <w:b/>
          <w:sz w:val="22"/>
          <w:szCs w:val="22"/>
        </w:rPr>
      </w:pPr>
      <w:r w:rsidRPr="008F0AD4">
        <w:rPr>
          <w:b/>
          <w:sz w:val="22"/>
          <w:szCs w:val="22"/>
        </w:rPr>
        <w:t>Example of a table being more effective than a chart:</w:t>
      </w:r>
    </w:p>
    <w:p w14:paraId="6C215327" w14:textId="77777777" w:rsidR="008F0AD4" w:rsidRDefault="008F0AD4" w:rsidP="008F0AD4">
      <w:pPr>
        <w:rPr>
          <w:noProof/>
          <w:sz w:val="22"/>
          <w:lang w:val="en-CA" w:eastAsia="en-CA"/>
        </w:rPr>
      </w:pPr>
      <w:r w:rsidRPr="008F0AD4">
        <w:rPr>
          <w:noProof/>
          <w:sz w:val="22"/>
          <w:lang w:val="en-CA" w:eastAsia="en-CA"/>
        </w:rPr>
        <w:t>The graph below has a lot of visual impact.  It jumps off the page and demands attention.  But the following plain table presents the same information more clearly and simply. The table communicates a fuller story and is much easier to read.  It provides meaningful context for the sales information (US $, As of March 15).  It also adds points of comparison for the sales figures (percentage of sales per region, performance against planned sales, projected sales).</w:t>
      </w:r>
    </w:p>
    <w:p w14:paraId="69EEC5B5" w14:textId="77777777" w:rsidR="00A7553D" w:rsidRPr="008F0AD4" w:rsidRDefault="00A7553D" w:rsidP="008F0AD4">
      <w:pPr>
        <w:rPr>
          <w:noProof/>
          <w:sz w:val="22"/>
          <w:lang w:val="en-CA" w:eastAsia="en-CA"/>
        </w:rPr>
      </w:pPr>
    </w:p>
    <w:p w14:paraId="557FF7F4" w14:textId="77777777" w:rsidR="008F0AD4" w:rsidRDefault="008F0AD4" w:rsidP="008F0AD4">
      <w:pPr>
        <w:rPr>
          <w:noProof/>
          <w:lang w:val="en-CA" w:eastAsia="en-CA"/>
        </w:rPr>
      </w:pPr>
    </w:p>
    <w:p w14:paraId="645F0F46" w14:textId="4DAD6FCF" w:rsidR="008F0AD4" w:rsidRDefault="00A7553D" w:rsidP="008F0AD4">
      <w:pPr>
        <w:pStyle w:val="Subtitle"/>
        <w:jc w:val="left"/>
        <w:rPr>
          <w:b/>
          <w:sz w:val="22"/>
          <w:szCs w:val="22"/>
        </w:rPr>
      </w:pPr>
      <w:r>
        <w:rPr>
          <w:noProof/>
          <w:lang w:val="en-CA" w:eastAsia="en-CA"/>
        </w:rPr>
        <w:lastRenderedPageBreak/>
        <w:drawing>
          <wp:anchor distT="0" distB="0" distL="114300" distR="114300" simplePos="0" relativeHeight="251736063" behindDoc="0" locked="0" layoutInCell="1" allowOverlap="1" wp14:anchorId="0AE5758B" wp14:editId="3EB0334F">
            <wp:simplePos x="0" y="0"/>
            <wp:positionH relativeFrom="margin">
              <wp:align>center</wp:align>
            </wp:positionH>
            <wp:positionV relativeFrom="margin">
              <wp:posOffset>-838200</wp:posOffset>
            </wp:positionV>
            <wp:extent cx="7334885" cy="2159000"/>
            <wp:effectExtent l="0" t="0" r="0" b="0"/>
            <wp:wrapSquare wrapText="bothSides"/>
            <wp:docPr id="67" name="Picture 67" descr="C:\Users\hermosa.a\AppData\Local\Microsoft\Windows\Temporary Internet Files\Content.Word\Capture3567ur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rmosa.a\AppData\Local\Microsoft\Windows\Temporary Internet Files\Content.Word\Capture3567urtj.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3488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D9D895" w14:textId="77777777" w:rsidR="008F0AD4" w:rsidRPr="008F0AD4" w:rsidRDefault="008F0AD4" w:rsidP="008F0AD4">
      <w:pPr>
        <w:pStyle w:val="Subtitle"/>
        <w:jc w:val="left"/>
        <w:rPr>
          <w:b/>
          <w:sz w:val="22"/>
          <w:szCs w:val="22"/>
        </w:rPr>
      </w:pPr>
      <w:r w:rsidRPr="008F0AD4">
        <w:rPr>
          <w:b/>
          <w:sz w:val="22"/>
          <w:szCs w:val="22"/>
        </w:rPr>
        <w:t>Designing a table:</w:t>
      </w:r>
    </w:p>
    <w:p w14:paraId="1956920A" w14:textId="77777777" w:rsidR="008F0AD4" w:rsidRPr="008F0AD4" w:rsidRDefault="008F0AD4" w:rsidP="008F0AD4">
      <w:pPr>
        <w:pStyle w:val="ListParagraph"/>
        <w:numPr>
          <w:ilvl w:val="0"/>
          <w:numId w:val="33"/>
        </w:numPr>
        <w:spacing w:after="200" w:line="276" w:lineRule="auto"/>
        <w:jc w:val="both"/>
        <w:rPr>
          <w:sz w:val="22"/>
          <w:szCs w:val="22"/>
        </w:rPr>
      </w:pPr>
      <w:r w:rsidRPr="008F0AD4">
        <w:rPr>
          <w:sz w:val="22"/>
          <w:szCs w:val="22"/>
        </w:rPr>
        <w:t>White space is the preferred means for arranging data in rows and columns.  Gridlines tend to fragment the data and introduce clutter.  To delineate rows and columns:</w:t>
      </w:r>
    </w:p>
    <w:p w14:paraId="292D4F2B" w14:textId="77777777" w:rsidR="008F0AD4" w:rsidRPr="008F0AD4" w:rsidRDefault="008F0AD4" w:rsidP="008F0AD4">
      <w:pPr>
        <w:pStyle w:val="ListParagraph"/>
        <w:numPr>
          <w:ilvl w:val="0"/>
          <w:numId w:val="31"/>
        </w:numPr>
        <w:spacing w:after="0" w:line="240" w:lineRule="auto"/>
        <w:ind w:left="1434" w:hanging="357"/>
        <w:jc w:val="both"/>
        <w:rPr>
          <w:sz w:val="22"/>
          <w:szCs w:val="22"/>
        </w:rPr>
      </w:pPr>
      <w:r w:rsidRPr="008F0AD4">
        <w:rPr>
          <w:sz w:val="22"/>
          <w:szCs w:val="22"/>
        </w:rPr>
        <w:t>Use white space alone whenever space permits;</w:t>
      </w:r>
    </w:p>
    <w:p w14:paraId="4A42EDAD" w14:textId="77777777" w:rsidR="008F0AD4" w:rsidRPr="008F0AD4" w:rsidRDefault="008F0AD4" w:rsidP="008F0AD4">
      <w:pPr>
        <w:pStyle w:val="ListParagraph"/>
        <w:numPr>
          <w:ilvl w:val="0"/>
          <w:numId w:val="31"/>
        </w:numPr>
        <w:spacing w:after="0" w:line="240" w:lineRule="auto"/>
        <w:ind w:left="1434" w:hanging="357"/>
        <w:jc w:val="both"/>
        <w:rPr>
          <w:sz w:val="22"/>
          <w:szCs w:val="22"/>
        </w:rPr>
      </w:pPr>
      <w:r w:rsidRPr="008F0AD4">
        <w:rPr>
          <w:sz w:val="22"/>
          <w:szCs w:val="22"/>
        </w:rPr>
        <w:t>Use a subtle rule or underline (horizontal line) to distinguish headings and summaries;</w:t>
      </w:r>
    </w:p>
    <w:p w14:paraId="04A4E383" w14:textId="77777777" w:rsidR="008F0AD4" w:rsidRPr="008F0AD4" w:rsidRDefault="008F0AD4" w:rsidP="008F0AD4">
      <w:pPr>
        <w:pStyle w:val="ListParagraph"/>
        <w:numPr>
          <w:ilvl w:val="0"/>
          <w:numId w:val="31"/>
        </w:numPr>
        <w:spacing w:after="0" w:line="240" w:lineRule="auto"/>
        <w:ind w:left="1434" w:hanging="357"/>
        <w:jc w:val="both"/>
        <w:rPr>
          <w:sz w:val="22"/>
          <w:szCs w:val="22"/>
        </w:rPr>
      </w:pPr>
      <w:r w:rsidRPr="008F0AD4">
        <w:rPr>
          <w:sz w:val="22"/>
          <w:szCs w:val="22"/>
        </w:rPr>
        <w:t>Avoid grids altogether (horizontal lines and vertical lines).  Use them only if there is not enough space available to delimit values with whitespace alone; and</w:t>
      </w:r>
    </w:p>
    <w:p w14:paraId="44B8CE04" w14:textId="77777777" w:rsidR="008F0AD4" w:rsidRPr="008F0AD4" w:rsidRDefault="008F0AD4" w:rsidP="008F0AD4">
      <w:pPr>
        <w:pStyle w:val="ListParagraph"/>
        <w:numPr>
          <w:ilvl w:val="0"/>
          <w:numId w:val="31"/>
        </w:numPr>
        <w:spacing w:after="0" w:line="240" w:lineRule="auto"/>
        <w:ind w:left="1434" w:hanging="357"/>
        <w:jc w:val="both"/>
        <w:rPr>
          <w:sz w:val="22"/>
          <w:szCs w:val="22"/>
        </w:rPr>
      </w:pPr>
      <w:r w:rsidRPr="008F0AD4">
        <w:rPr>
          <w:sz w:val="22"/>
          <w:szCs w:val="22"/>
        </w:rPr>
        <w:t>Make rows/columns containing group summaries visually distinct from details by horizontal rule lines or bolding.</w:t>
      </w:r>
    </w:p>
    <w:p w14:paraId="00C4367D" w14:textId="77777777" w:rsidR="008F0AD4" w:rsidRPr="008F0AD4" w:rsidRDefault="008F0AD4" w:rsidP="008F0AD4">
      <w:pPr>
        <w:pStyle w:val="ListParagraph"/>
        <w:numPr>
          <w:ilvl w:val="0"/>
          <w:numId w:val="34"/>
        </w:numPr>
        <w:spacing w:after="200" w:line="276" w:lineRule="auto"/>
        <w:jc w:val="both"/>
        <w:rPr>
          <w:sz w:val="22"/>
          <w:szCs w:val="22"/>
        </w:rPr>
      </w:pPr>
      <w:r w:rsidRPr="008F0AD4">
        <w:rPr>
          <w:sz w:val="22"/>
          <w:szCs w:val="22"/>
        </w:rPr>
        <w:t>Be consistent with font type and size with all headings and label the same font size, type, and colour.</w:t>
      </w:r>
    </w:p>
    <w:p w14:paraId="026B1462" w14:textId="77777777" w:rsidR="008F0AD4" w:rsidRPr="008F0AD4" w:rsidRDefault="008F0AD4" w:rsidP="008F0AD4">
      <w:pPr>
        <w:pStyle w:val="ListParagraph"/>
        <w:numPr>
          <w:ilvl w:val="0"/>
          <w:numId w:val="34"/>
        </w:numPr>
        <w:spacing w:after="200" w:line="276" w:lineRule="auto"/>
        <w:jc w:val="both"/>
        <w:rPr>
          <w:sz w:val="22"/>
          <w:szCs w:val="22"/>
        </w:rPr>
      </w:pPr>
      <w:r w:rsidRPr="008F0AD4">
        <w:rPr>
          <w:sz w:val="22"/>
          <w:szCs w:val="22"/>
        </w:rPr>
        <w:t xml:space="preserve">Highlight important textual information and make it stand out from the rest of the page by increasing size or boldness of font, by using italics or a different font. </w:t>
      </w:r>
    </w:p>
    <w:p w14:paraId="60F9A534" w14:textId="77777777" w:rsidR="008F0AD4" w:rsidRPr="008F0AD4" w:rsidRDefault="008F0AD4" w:rsidP="008F0AD4">
      <w:pPr>
        <w:pStyle w:val="ListParagraph"/>
        <w:numPr>
          <w:ilvl w:val="0"/>
          <w:numId w:val="34"/>
        </w:numPr>
        <w:spacing w:after="200" w:line="276" w:lineRule="auto"/>
        <w:jc w:val="both"/>
        <w:rPr>
          <w:sz w:val="22"/>
          <w:szCs w:val="22"/>
        </w:rPr>
      </w:pPr>
      <w:r w:rsidRPr="008F0AD4">
        <w:rPr>
          <w:sz w:val="22"/>
          <w:szCs w:val="22"/>
        </w:rPr>
        <w:t xml:space="preserve">Ensure data is ranked and sorted in order to convey more information.  </w:t>
      </w:r>
    </w:p>
    <w:p w14:paraId="6443AAAB" w14:textId="77777777" w:rsidR="008F0AD4" w:rsidRPr="008F0AD4" w:rsidRDefault="008F0AD4" w:rsidP="008F0AD4">
      <w:pPr>
        <w:pStyle w:val="ListParagraph"/>
        <w:numPr>
          <w:ilvl w:val="0"/>
          <w:numId w:val="34"/>
        </w:numPr>
        <w:spacing w:after="200" w:line="276" w:lineRule="auto"/>
        <w:jc w:val="both"/>
        <w:rPr>
          <w:sz w:val="22"/>
          <w:szCs w:val="22"/>
        </w:rPr>
      </w:pPr>
      <w:r w:rsidRPr="008F0AD4">
        <w:rPr>
          <w:sz w:val="22"/>
          <w:szCs w:val="22"/>
        </w:rPr>
        <w:t>Dates can be either left or right aligned. Maintain an equal number of characters for each data part (month, year, and day) by padding with zeroes.</w:t>
      </w:r>
    </w:p>
    <w:p w14:paraId="12F74D7F" w14:textId="77777777" w:rsidR="008F0AD4" w:rsidRPr="008F0AD4" w:rsidRDefault="008F0AD4" w:rsidP="008F0AD4">
      <w:pPr>
        <w:pStyle w:val="ListParagraph"/>
        <w:numPr>
          <w:ilvl w:val="0"/>
          <w:numId w:val="34"/>
        </w:numPr>
        <w:spacing w:after="200" w:line="276" w:lineRule="auto"/>
        <w:jc w:val="both"/>
        <w:rPr>
          <w:sz w:val="22"/>
          <w:szCs w:val="22"/>
        </w:rPr>
      </w:pPr>
      <w:r w:rsidRPr="008F0AD4">
        <w:rPr>
          <w:sz w:val="22"/>
          <w:szCs w:val="22"/>
        </w:rPr>
        <w:t xml:space="preserve">Right align numerical data and headers. Align the decimal by padding zeroes to the end of numbers that have less precision. </w:t>
      </w:r>
    </w:p>
    <w:p w14:paraId="3464BFC7" w14:textId="77777777" w:rsidR="008F0AD4" w:rsidRPr="008F0AD4" w:rsidRDefault="008F0AD4" w:rsidP="008F0AD4">
      <w:pPr>
        <w:pStyle w:val="ListParagraph"/>
        <w:numPr>
          <w:ilvl w:val="0"/>
          <w:numId w:val="34"/>
        </w:numPr>
        <w:spacing w:after="200" w:line="276" w:lineRule="auto"/>
        <w:jc w:val="both"/>
        <w:rPr>
          <w:sz w:val="22"/>
          <w:szCs w:val="22"/>
        </w:rPr>
      </w:pPr>
      <w:r w:rsidRPr="008F0AD4">
        <w:rPr>
          <w:sz w:val="22"/>
          <w:szCs w:val="22"/>
        </w:rPr>
        <w:t>Left align text fields and headers unless all strings are exact same length (e.g. Mon, Tue, Wed).  Capitalize the first letter.</w:t>
      </w:r>
    </w:p>
    <w:p w14:paraId="181E0971" w14:textId="77777777" w:rsidR="008F0AD4" w:rsidRPr="008F0AD4" w:rsidRDefault="008F0AD4" w:rsidP="008F0AD4">
      <w:pPr>
        <w:pStyle w:val="ListParagraph"/>
        <w:numPr>
          <w:ilvl w:val="0"/>
          <w:numId w:val="34"/>
        </w:numPr>
        <w:spacing w:after="0" w:line="240" w:lineRule="auto"/>
        <w:rPr>
          <w:b/>
          <w:bCs/>
          <w:i/>
          <w:color w:val="001F5B"/>
          <w:sz w:val="22"/>
          <w:szCs w:val="22"/>
        </w:rPr>
      </w:pPr>
      <w:r w:rsidRPr="008F0AD4">
        <w:rPr>
          <w:sz w:val="22"/>
          <w:szCs w:val="22"/>
        </w:rPr>
        <w:t>Avoid useless embellishments (borders, useless colours, shadows …).</w:t>
      </w:r>
    </w:p>
    <w:p w14:paraId="535CE6DA" w14:textId="77777777" w:rsidR="008F0AD4" w:rsidRPr="008F0AD4" w:rsidRDefault="008F0AD4" w:rsidP="008F0AD4">
      <w:pPr>
        <w:pStyle w:val="ListParagraph"/>
        <w:numPr>
          <w:ilvl w:val="0"/>
          <w:numId w:val="34"/>
        </w:numPr>
        <w:spacing w:after="0" w:line="240" w:lineRule="auto"/>
        <w:rPr>
          <w:b/>
          <w:bCs/>
          <w:i/>
          <w:color w:val="001F5B"/>
          <w:sz w:val="22"/>
          <w:szCs w:val="22"/>
        </w:rPr>
      </w:pPr>
      <w:r w:rsidRPr="008F0AD4">
        <w:rPr>
          <w:sz w:val="22"/>
          <w:szCs w:val="22"/>
        </w:rPr>
        <w:t>Specify units of measures ($, kg, km …) in headers or in data cells. Use abbreviations for thousands and millions (e.g.: k$ or M$).</w:t>
      </w:r>
    </w:p>
    <w:p w14:paraId="2E1118E1" w14:textId="77777777" w:rsidR="008F0AD4" w:rsidRPr="008F0AD4" w:rsidRDefault="008F0AD4" w:rsidP="008F0AD4">
      <w:pPr>
        <w:pStyle w:val="ListParagraph"/>
        <w:numPr>
          <w:ilvl w:val="0"/>
          <w:numId w:val="34"/>
        </w:numPr>
        <w:spacing w:after="0" w:line="240" w:lineRule="auto"/>
        <w:rPr>
          <w:b/>
          <w:bCs/>
          <w:i/>
          <w:color w:val="001F5B"/>
          <w:sz w:val="22"/>
          <w:szCs w:val="22"/>
        </w:rPr>
      </w:pPr>
      <w:r w:rsidRPr="008F0AD4">
        <w:rPr>
          <w:sz w:val="22"/>
          <w:szCs w:val="22"/>
        </w:rPr>
        <w:t>While summaries are usually placed in group footers consider placing summaries in group headers if the data exceeds one page in length.</w:t>
      </w:r>
    </w:p>
    <w:p w14:paraId="60F447DA" w14:textId="5AAE8FFF" w:rsidR="00A7553D" w:rsidRDefault="008F0AD4" w:rsidP="008F0AD4">
      <w:pPr>
        <w:pStyle w:val="ListParagraph"/>
        <w:numPr>
          <w:ilvl w:val="0"/>
          <w:numId w:val="34"/>
        </w:numPr>
        <w:spacing w:after="0" w:line="240" w:lineRule="auto"/>
        <w:rPr>
          <w:sz w:val="22"/>
          <w:szCs w:val="22"/>
        </w:rPr>
      </w:pPr>
      <w:r w:rsidRPr="008F0AD4">
        <w:rPr>
          <w:sz w:val="22"/>
          <w:szCs w:val="22"/>
        </w:rPr>
        <w:t>If data is organized into groups or breaks then repeat or freeze columns and rows headings at the beginning of each group or page.</w:t>
      </w:r>
    </w:p>
    <w:p w14:paraId="7A4C42E0" w14:textId="755C560E" w:rsidR="008F0AD4" w:rsidRPr="0017771B" w:rsidRDefault="00A7553D" w:rsidP="0017771B">
      <w:pPr>
        <w:spacing w:after="0" w:line="240" w:lineRule="auto"/>
        <w:rPr>
          <w:rFonts w:eastAsia="Calibri"/>
          <w:sz w:val="22"/>
          <w:szCs w:val="22"/>
          <w:lang w:val="en-CA"/>
        </w:rPr>
      </w:pPr>
      <w:r>
        <w:rPr>
          <w:sz w:val="22"/>
          <w:szCs w:val="22"/>
        </w:rPr>
        <w:br w:type="page"/>
      </w:r>
    </w:p>
    <w:p w14:paraId="1675676A" w14:textId="77777777" w:rsidR="008F0AD4" w:rsidRDefault="008F0AD4" w:rsidP="008F0AD4">
      <w:pPr>
        <w:pStyle w:val="Heading2"/>
        <w:numPr>
          <w:ilvl w:val="1"/>
          <w:numId w:val="0"/>
        </w:numPr>
        <w:spacing w:before="240" w:line="240" w:lineRule="auto"/>
        <w:jc w:val="both"/>
      </w:pPr>
      <w:bookmarkStart w:id="35" w:name="_Toc488771434"/>
      <w:bookmarkStart w:id="36" w:name="_Toc8822651"/>
      <w:r>
        <w:lastRenderedPageBreak/>
        <w:t>3.7 Effective Use of Graphs</w:t>
      </w:r>
      <w:bookmarkEnd w:id="35"/>
      <w:bookmarkEnd w:id="36"/>
    </w:p>
    <w:p w14:paraId="310D1298" w14:textId="77777777" w:rsidR="008F0AD4" w:rsidRPr="008F0AD4" w:rsidRDefault="008F0AD4" w:rsidP="008F0AD4">
      <w:pPr>
        <w:rPr>
          <w:sz w:val="22"/>
          <w:lang w:val="en-CA"/>
        </w:rPr>
      </w:pPr>
      <w:r w:rsidRPr="008F0AD4">
        <w:rPr>
          <w:sz w:val="22"/>
          <w:lang w:val="en-CA" w:eastAsia="en-CA"/>
        </w:rPr>
        <w:t xml:space="preserve">Due to their visual nature, graphs can reveal more than a collection of individual values as found in a table.  </w:t>
      </w:r>
      <w:r w:rsidRPr="008F0AD4">
        <w:rPr>
          <w:sz w:val="22"/>
          <w:lang w:val="en-CA"/>
        </w:rPr>
        <w:t>Graphs allow users to visualize the big picture or overview of a data set. An overview summarizes the data’s essential characteristics and allows us to detect what is routine versus what is exceptional.</w:t>
      </w:r>
    </w:p>
    <w:p w14:paraId="5D8F16D3" w14:textId="77777777" w:rsidR="008F0AD4" w:rsidRPr="008F0AD4" w:rsidRDefault="008F0AD4" w:rsidP="008F0AD4">
      <w:pPr>
        <w:rPr>
          <w:sz w:val="22"/>
          <w:lang w:val="en-CA"/>
        </w:rPr>
      </w:pPr>
      <w:r w:rsidRPr="008F0AD4">
        <w:rPr>
          <w:sz w:val="22"/>
          <w:lang w:val="en-CA"/>
        </w:rPr>
        <w:t>It is difficult to quickly compare values using a table of numbers. When numbers are displayed in tables they must be read one at a time, and at most only two numbers can be compared at a time. However, graphs make it possible to visualize all the values at once and to quickly see how they differ, as long as the number of data series is limited (to avoid confusion)</w:t>
      </w:r>
    </w:p>
    <w:p w14:paraId="556B930A" w14:textId="77777777" w:rsidR="008F0AD4" w:rsidRPr="008F0AD4" w:rsidRDefault="008F0AD4" w:rsidP="008F0AD4">
      <w:pPr>
        <w:pStyle w:val="Subtitle"/>
        <w:jc w:val="left"/>
        <w:rPr>
          <w:b/>
          <w:sz w:val="22"/>
          <w:szCs w:val="22"/>
        </w:rPr>
      </w:pPr>
      <w:r w:rsidRPr="008F0AD4">
        <w:rPr>
          <w:b/>
          <w:sz w:val="22"/>
          <w:szCs w:val="22"/>
        </w:rPr>
        <w:t>Graphs are effective when:</w:t>
      </w:r>
    </w:p>
    <w:p w14:paraId="1AF4C02D" w14:textId="77777777" w:rsidR="008F0AD4" w:rsidRPr="008F0AD4" w:rsidRDefault="008F0AD4" w:rsidP="008F0AD4">
      <w:pPr>
        <w:pStyle w:val="ListParagraph"/>
        <w:numPr>
          <w:ilvl w:val="0"/>
          <w:numId w:val="35"/>
        </w:numPr>
        <w:spacing w:after="200" w:line="276" w:lineRule="auto"/>
        <w:jc w:val="both"/>
        <w:rPr>
          <w:noProof/>
          <w:sz w:val="22"/>
          <w:szCs w:val="22"/>
          <w:lang w:eastAsia="en-CA"/>
        </w:rPr>
      </w:pPr>
      <w:r w:rsidRPr="008F0AD4">
        <w:rPr>
          <w:noProof/>
          <w:sz w:val="22"/>
          <w:szCs w:val="22"/>
          <w:lang w:eastAsia="en-CA"/>
        </w:rPr>
        <w:t>You want to show the big picture rather than examine individual values;</w:t>
      </w:r>
    </w:p>
    <w:p w14:paraId="3A7D3426" w14:textId="77777777" w:rsidR="008F0AD4" w:rsidRPr="008F0AD4" w:rsidRDefault="008F0AD4" w:rsidP="008F0AD4">
      <w:pPr>
        <w:pStyle w:val="ListParagraph"/>
        <w:numPr>
          <w:ilvl w:val="0"/>
          <w:numId w:val="35"/>
        </w:numPr>
        <w:spacing w:after="200" w:line="276" w:lineRule="auto"/>
        <w:jc w:val="both"/>
        <w:rPr>
          <w:noProof/>
          <w:sz w:val="22"/>
          <w:szCs w:val="22"/>
          <w:lang w:eastAsia="en-CA"/>
        </w:rPr>
      </w:pPr>
      <w:r w:rsidRPr="008F0AD4">
        <w:rPr>
          <w:noProof/>
          <w:sz w:val="22"/>
          <w:szCs w:val="22"/>
          <w:lang w:eastAsia="en-CA"/>
        </w:rPr>
        <w:t>The message is contained in the shape of the values (i.e. patterns, trends, and exceptions); or</w:t>
      </w:r>
    </w:p>
    <w:p w14:paraId="70465950" w14:textId="77777777" w:rsidR="008F0AD4" w:rsidRPr="008F0AD4" w:rsidRDefault="008F0AD4" w:rsidP="008F0AD4">
      <w:pPr>
        <w:pStyle w:val="ListParagraph"/>
        <w:numPr>
          <w:ilvl w:val="0"/>
          <w:numId w:val="35"/>
        </w:numPr>
        <w:spacing w:after="200" w:line="276" w:lineRule="auto"/>
        <w:jc w:val="both"/>
        <w:rPr>
          <w:noProof/>
          <w:sz w:val="22"/>
          <w:szCs w:val="22"/>
          <w:lang w:eastAsia="en-CA"/>
        </w:rPr>
      </w:pPr>
      <w:r w:rsidRPr="008F0AD4">
        <w:rPr>
          <w:noProof/>
          <w:sz w:val="22"/>
          <w:szCs w:val="22"/>
          <w:lang w:eastAsia="en-CA"/>
        </w:rPr>
        <w:t>You want to show relationships among entire sets of values.</w:t>
      </w:r>
    </w:p>
    <w:p w14:paraId="55DD4527" w14:textId="77777777" w:rsidR="008F0AD4" w:rsidRPr="008F0AD4" w:rsidRDefault="008F0AD4" w:rsidP="008F0AD4">
      <w:pPr>
        <w:pStyle w:val="Subtitle"/>
        <w:jc w:val="left"/>
        <w:rPr>
          <w:b/>
          <w:sz w:val="22"/>
          <w:szCs w:val="22"/>
        </w:rPr>
      </w:pPr>
      <w:r w:rsidRPr="008F0AD4">
        <w:rPr>
          <w:b/>
          <w:sz w:val="22"/>
          <w:szCs w:val="22"/>
        </w:rPr>
        <w:t>Designing a graph:</w:t>
      </w:r>
    </w:p>
    <w:p w14:paraId="24B2C302" w14:textId="77777777" w:rsidR="008F0AD4" w:rsidRPr="008F0AD4" w:rsidRDefault="008F0AD4" w:rsidP="008F0AD4">
      <w:pPr>
        <w:pStyle w:val="ListParagraph"/>
        <w:numPr>
          <w:ilvl w:val="0"/>
          <w:numId w:val="36"/>
        </w:numPr>
        <w:spacing w:after="200" w:line="276" w:lineRule="auto"/>
        <w:jc w:val="both"/>
        <w:rPr>
          <w:sz w:val="22"/>
          <w:szCs w:val="22"/>
        </w:rPr>
      </w:pPr>
      <w:r w:rsidRPr="008F0AD4">
        <w:rPr>
          <w:sz w:val="22"/>
          <w:szCs w:val="22"/>
        </w:rPr>
        <w:t>Avoid cluttering the display:</w:t>
      </w:r>
    </w:p>
    <w:p w14:paraId="78EFF565" w14:textId="77777777" w:rsidR="008F0AD4" w:rsidRPr="008F0AD4" w:rsidRDefault="008F0AD4" w:rsidP="008F0AD4">
      <w:pPr>
        <w:pStyle w:val="ListParagraph"/>
        <w:numPr>
          <w:ilvl w:val="1"/>
          <w:numId w:val="36"/>
        </w:numPr>
        <w:spacing w:after="200" w:line="276" w:lineRule="auto"/>
        <w:jc w:val="both"/>
        <w:rPr>
          <w:sz w:val="22"/>
          <w:szCs w:val="22"/>
        </w:rPr>
      </w:pPr>
      <w:r w:rsidRPr="008F0AD4">
        <w:rPr>
          <w:sz w:val="22"/>
          <w:szCs w:val="22"/>
        </w:rPr>
        <w:t>Avoid gridlines or use subtle ones (light grey lines works well). They can be useful in some cases and can help to ease the lookup of values, the comparison of values, the perception and comparison of localized patterns;</w:t>
      </w:r>
    </w:p>
    <w:p w14:paraId="28A62372" w14:textId="77777777" w:rsidR="008F0AD4" w:rsidRPr="008F0AD4" w:rsidRDefault="008F0AD4" w:rsidP="008F0AD4">
      <w:pPr>
        <w:pStyle w:val="ListParagraph"/>
        <w:numPr>
          <w:ilvl w:val="1"/>
          <w:numId w:val="36"/>
        </w:numPr>
        <w:spacing w:after="200" w:line="276" w:lineRule="auto"/>
        <w:jc w:val="both"/>
        <w:rPr>
          <w:sz w:val="22"/>
          <w:szCs w:val="22"/>
        </w:rPr>
      </w:pPr>
      <w:r w:rsidRPr="008F0AD4">
        <w:rPr>
          <w:sz w:val="22"/>
          <w:szCs w:val="22"/>
        </w:rPr>
        <w:t>Tick marks should be subtle and are only needed on numerical axis.  Minor tick marks should be avoided since most graphs are not intended to give such a high level of precision.</w:t>
      </w:r>
    </w:p>
    <w:p w14:paraId="08AA9AB8" w14:textId="77777777" w:rsidR="008F0AD4" w:rsidRPr="008F0AD4" w:rsidRDefault="008F0AD4" w:rsidP="008F0AD4">
      <w:pPr>
        <w:pStyle w:val="ListParagraph"/>
        <w:numPr>
          <w:ilvl w:val="1"/>
          <w:numId w:val="36"/>
        </w:numPr>
        <w:spacing w:after="200" w:line="276" w:lineRule="auto"/>
        <w:jc w:val="both"/>
        <w:rPr>
          <w:sz w:val="22"/>
          <w:szCs w:val="22"/>
        </w:rPr>
      </w:pPr>
      <w:r w:rsidRPr="008F0AD4">
        <w:rPr>
          <w:sz w:val="22"/>
          <w:szCs w:val="22"/>
        </w:rPr>
        <w:t>Avoid placing data values on the plot area of the graph.  If precise data values are needed then it is often best to display values as part of the graph labels or in a separate table below or beside the graph;</w:t>
      </w:r>
    </w:p>
    <w:p w14:paraId="13FE3134" w14:textId="77777777" w:rsidR="008F0AD4" w:rsidRPr="008F0AD4" w:rsidRDefault="008F0AD4" w:rsidP="008F0AD4">
      <w:pPr>
        <w:pStyle w:val="ListParagraph"/>
        <w:numPr>
          <w:ilvl w:val="1"/>
          <w:numId w:val="36"/>
        </w:numPr>
        <w:spacing w:after="200" w:line="276" w:lineRule="auto"/>
        <w:jc w:val="both"/>
        <w:rPr>
          <w:sz w:val="22"/>
          <w:szCs w:val="22"/>
        </w:rPr>
      </w:pPr>
      <w:r w:rsidRPr="008F0AD4">
        <w:rPr>
          <w:sz w:val="22"/>
          <w:szCs w:val="22"/>
        </w:rPr>
        <w:t>Avoid borders around bars unless you are trying to highlight the bar;</w:t>
      </w:r>
    </w:p>
    <w:p w14:paraId="19B25FC0" w14:textId="77777777" w:rsidR="008F0AD4" w:rsidRPr="008F0AD4" w:rsidRDefault="008F0AD4" w:rsidP="008F0AD4">
      <w:pPr>
        <w:pStyle w:val="ListParagraph"/>
        <w:numPr>
          <w:ilvl w:val="1"/>
          <w:numId w:val="36"/>
        </w:numPr>
        <w:spacing w:after="200" w:line="276" w:lineRule="auto"/>
        <w:jc w:val="both"/>
        <w:rPr>
          <w:sz w:val="22"/>
          <w:szCs w:val="22"/>
        </w:rPr>
      </w:pPr>
      <w:r w:rsidRPr="008F0AD4">
        <w:rPr>
          <w:sz w:val="22"/>
          <w:szCs w:val="22"/>
        </w:rPr>
        <w:t>When multiple axis are used, axis labels colours and graph bars colours should be similar to provide a visual cue that the axis correspond to the bars or lines; and</w:t>
      </w:r>
    </w:p>
    <w:p w14:paraId="6B1003A4" w14:textId="77777777" w:rsidR="008F0AD4" w:rsidRPr="008F0AD4" w:rsidRDefault="008F0AD4" w:rsidP="008F0AD4">
      <w:pPr>
        <w:pStyle w:val="ListParagraph"/>
        <w:numPr>
          <w:ilvl w:val="1"/>
          <w:numId w:val="36"/>
        </w:numPr>
        <w:spacing w:after="200" w:line="276" w:lineRule="auto"/>
        <w:jc w:val="both"/>
        <w:rPr>
          <w:sz w:val="22"/>
          <w:szCs w:val="22"/>
        </w:rPr>
      </w:pPr>
      <w:r w:rsidRPr="008F0AD4">
        <w:rPr>
          <w:sz w:val="22"/>
          <w:szCs w:val="22"/>
        </w:rPr>
        <w:t>Avoid useless embellishments (3D, borders, gridlines, shadows, special effects, titles if they are not necessary …).</w:t>
      </w:r>
    </w:p>
    <w:p w14:paraId="6068A1F0" w14:textId="77777777" w:rsidR="008F0AD4" w:rsidRPr="008F0AD4" w:rsidRDefault="008F0AD4" w:rsidP="008F0AD4">
      <w:pPr>
        <w:pStyle w:val="ListParagraph"/>
        <w:numPr>
          <w:ilvl w:val="0"/>
          <w:numId w:val="36"/>
        </w:numPr>
        <w:spacing w:after="200" w:line="240" w:lineRule="auto"/>
        <w:jc w:val="both"/>
        <w:rPr>
          <w:sz w:val="22"/>
          <w:szCs w:val="22"/>
        </w:rPr>
      </w:pPr>
      <w:r w:rsidRPr="008F0AD4">
        <w:rPr>
          <w:sz w:val="22"/>
          <w:szCs w:val="22"/>
        </w:rPr>
        <w:t>To highlight values in charts, use a more vibrant colour, increase the width of bars and lines, place a border or shading around particular values or use a contrasting colour; and</w:t>
      </w:r>
    </w:p>
    <w:p w14:paraId="29195BAA" w14:textId="77777777" w:rsidR="008F0AD4" w:rsidRPr="008F0AD4" w:rsidRDefault="008F0AD4" w:rsidP="008F0AD4">
      <w:pPr>
        <w:pStyle w:val="ListParagraph"/>
        <w:numPr>
          <w:ilvl w:val="0"/>
          <w:numId w:val="36"/>
        </w:numPr>
        <w:spacing w:after="200" w:line="240" w:lineRule="auto"/>
        <w:jc w:val="both"/>
        <w:rPr>
          <w:sz w:val="22"/>
          <w:szCs w:val="22"/>
        </w:rPr>
      </w:pPr>
      <w:r w:rsidRPr="008F0AD4">
        <w:rPr>
          <w:sz w:val="22"/>
          <w:szCs w:val="22"/>
        </w:rPr>
        <w:t>Ensure data is ranked and sorted in order to convey more information.  Graphs are usually more effective if the values are ranked in ascending or descending order, or sorted by the group label.</w:t>
      </w:r>
    </w:p>
    <w:p w14:paraId="4CDE5CAD" w14:textId="77777777" w:rsidR="008F0AD4" w:rsidRDefault="008F0AD4" w:rsidP="008F0AD4">
      <w:pPr>
        <w:pStyle w:val="ListParagraph"/>
        <w:numPr>
          <w:ilvl w:val="0"/>
          <w:numId w:val="36"/>
        </w:numPr>
        <w:spacing w:after="200" w:line="240" w:lineRule="auto"/>
        <w:jc w:val="both"/>
        <w:rPr>
          <w:sz w:val="22"/>
          <w:szCs w:val="22"/>
        </w:rPr>
      </w:pPr>
      <w:r w:rsidRPr="008F0AD4">
        <w:rPr>
          <w:sz w:val="22"/>
          <w:szCs w:val="22"/>
        </w:rPr>
        <w:t xml:space="preserve">Axis should begin with a zero line to give accurate comparisons.  If an axis does not start at zero a description or label should be added to call attention to the fact. Graph axes not starting at zero tend to skew the comparisons.  </w:t>
      </w:r>
    </w:p>
    <w:p w14:paraId="09964379" w14:textId="77777777" w:rsidR="008F0AD4" w:rsidRDefault="008F0AD4" w:rsidP="008F0AD4">
      <w:pPr>
        <w:spacing w:after="200" w:line="240" w:lineRule="auto"/>
        <w:jc w:val="both"/>
        <w:rPr>
          <w:sz w:val="22"/>
          <w:szCs w:val="22"/>
        </w:rPr>
      </w:pPr>
    </w:p>
    <w:p w14:paraId="64A73EA3" w14:textId="77777777" w:rsidR="008F0AD4" w:rsidRPr="008F0AD4" w:rsidRDefault="008F0AD4" w:rsidP="008F0AD4">
      <w:pPr>
        <w:spacing w:after="200" w:line="240" w:lineRule="auto"/>
        <w:jc w:val="both"/>
        <w:rPr>
          <w:sz w:val="22"/>
          <w:szCs w:val="22"/>
        </w:rPr>
      </w:pPr>
    </w:p>
    <w:p w14:paraId="7F1AF091" w14:textId="77777777" w:rsidR="008F0AD4" w:rsidRPr="008F0AD4" w:rsidRDefault="008F0AD4" w:rsidP="008F0AD4">
      <w:pPr>
        <w:pStyle w:val="Subtitle"/>
        <w:rPr>
          <w:b/>
          <w:sz w:val="22"/>
          <w:szCs w:val="22"/>
        </w:rPr>
      </w:pPr>
      <w:r w:rsidRPr="008F0AD4">
        <w:rPr>
          <w:b/>
          <w:sz w:val="22"/>
          <w:szCs w:val="22"/>
        </w:rPr>
        <w:lastRenderedPageBreak/>
        <w:t>Common representations and their use cases:</w:t>
      </w:r>
    </w:p>
    <w:tbl>
      <w:tblPr>
        <w:tblStyle w:val="PlainTable2"/>
        <w:tblW w:w="9645" w:type="dxa"/>
        <w:tblLayout w:type="fixed"/>
        <w:tblLook w:val="04A0" w:firstRow="1" w:lastRow="0" w:firstColumn="1" w:lastColumn="0" w:noHBand="0" w:noVBand="1"/>
      </w:tblPr>
      <w:tblGrid>
        <w:gridCol w:w="1555"/>
        <w:gridCol w:w="2409"/>
        <w:gridCol w:w="255"/>
        <w:gridCol w:w="5387"/>
        <w:gridCol w:w="39"/>
      </w:tblGrid>
      <w:tr w:rsidR="008F0AD4" w14:paraId="6A92547A" w14:textId="77777777" w:rsidTr="0017771B">
        <w:trPr>
          <w:cnfStyle w:val="100000000000" w:firstRow="1" w:lastRow="0" w:firstColumn="0" w:lastColumn="0" w:oddVBand="0" w:evenVBand="0" w:oddHBand="0" w:evenHBand="0" w:firstRowFirstColumn="0" w:firstRowLastColumn="0" w:lastRowFirstColumn="0" w:lastRowLastColumn="0"/>
          <w:trHeight w:val="2290"/>
        </w:trPr>
        <w:tc>
          <w:tcPr>
            <w:cnfStyle w:val="001000000000" w:firstRow="0" w:lastRow="0" w:firstColumn="1" w:lastColumn="0" w:oddVBand="0" w:evenVBand="0" w:oddHBand="0" w:evenHBand="0" w:firstRowFirstColumn="0" w:firstRowLastColumn="0" w:lastRowFirstColumn="0" w:lastRowLastColumn="0"/>
            <w:tcW w:w="1555" w:type="dxa"/>
            <w:hideMark/>
          </w:tcPr>
          <w:p w14:paraId="478BE675" w14:textId="0D998FA0" w:rsidR="008F0AD4" w:rsidRDefault="008F0AD4" w:rsidP="008F0AD4">
            <w:pPr>
              <w:rPr>
                <w:b w:val="0"/>
                <w:sz w:val="22"/>
                <w:lang w:val="en-CA"/>
              </w:rPr>
            </w:pPr>
          </w:p>
          <w:p w14:paraId="5D14F30A" w14:textId="77777777" w:rsidR="008F0AD4" w:rsidRPr="00B97EC4" w:rsidRDefault="008F0AD4" w:rsidP="008F0AD4">
            <w:pPr>
              <w:rPr>
                <w:b w:val="0"/>
                <w:sz w:val="22"/>
                <w:lang w:val="en-CA"/>
              </w:rPr>
            </w:pPr>
            <w:r w:rsidRPr="00B97EC4">
              <w:rPr>
                <w:sz w:val="22"/>
                <w:lang w:val="en-CA"/>
              </w:rPr>
              <w:t>Bar chart</w:t>
            </w:r>
          </w:p>
        </w:tc>
        <w:tc>
          <w:tcPr>
            <w:tcW w:w="2664" w:type="dxa"/>
            <w:gridSpan w:val="2"/>
          </w:tcPr>
          <w:p w14:paraId="07BCACFD" w14:textId="77777777" w:rsidR="008F0AD4" w:rsidRPr="00B97EC4" w:rsidRDefault="008F0AD4" w:rsidP="008F0AD4">
            <w:pPr>
              <w:cnfStyle w:val="100000000000" w:firstRow="1" w:lastRow="0" w:firstColumn="0" w:lastColumn="0" w:oddVBand="0" w:evenVBand="0" w:oddHBand="0" w:evenHBand="0" w:firstRowFirstColumn="0" w:firstRowLastColumn="0" w:lastRowFirstColumn="0" w:lastRowLastColumn="0"/>
              <w:rPr>
                <w:sz w:val="22"/>
                <w:lang w:val="en-CA"/>
              </w:rPr>
            </w:pPr>
            <w:r w:rsidRPr="00B97EC4">
              <w:rPr>
                <w:sz w:val="22"/>
                <w:lang w:val="en-CA"/>
              </w:rPr>
              <w:t>Non temporal distribution of comparable values</w:t>
            </w:r>
            <w:r>
              <w:rPr>
                <w:sz w:val="22"/>
                <w:lang w:val="en-CA"/>
              </w:rPr>
              <w:t>.</w:t>
            </w:r>
          </w:p>
          <w:p w14:paraId="6C451E07" w14:textId="77777777" w:rsidR="008F0AD4" w:rsidRPr="00B97EC4" w:rsidRDefault="008F0AD4" w:rsidP="008F0AD4">
            <w:pPr>
              <w:cnfStyle w:val="100000000000" w:firstRow="1" w:lastRow="0" w:firstColumn="0" w:lastColumn="0" w:oddVBand="0" w:evenVBand="0" w:oddHBand="0" w:evenHBand="0" w:firstRowFirstColumn="0" w:firstRowLastColumn="0" w:lastRowFirstColumn="0" w:lastRowLastColumn="0"/>
              <w:rPr>
                <w:sz w:val="22"/>
                <w:lang w:val="en-CA"/>
              </w:rPr>
            </w:pPr>
            <w:r w:rsidRPr="00B97EC4">
              <w:rPr>
                <w:sz w:val="22"/>
                <w:lang w:val="en-CA"/>
              </w:rPr>
              <w:t>Main dimension must have limited distinct values or a top X (ranking) is recommended.</w:t>
            </w:r>
          </w:p>
        </w:tc>
        <w:tc>
          <w:tcPr>
            <w:tcW w:w="5426" w:type="dxa"/>
            <w:gridSpan w:val="2"/>
          </w:tcPr>
          <w:p w14:paraId="56F75C07" w14:textId="13EBEE27" w:rsidR="008F0AD4" w:rsidRDefault="00A7553D" w:rsidP="008F0AD4">
            <w:pPr>
              <w:jc w:val="center"/>
              <w:cnfStyle w:val="100000000000" w:firstRow="1" w:lastRow="0" w:firstColumn="0" w:lastColumn="0" w:oddVBand="0" w:evenVBand="0" w:oddHBand="0" w:evenHBand="0" w:firstRowFirstColumn="0" w:firstRowLastColumn="0" w:lastRowFirstColumn="0" w:lastRowLastColumn="0"/>
              <w:rPr>
                <w:lang w:val="en-CA"/>
              </w:rPr>
            </w:pPr>
            <w:r>
              <w:rPr>
                <w:noProof/>
                <w:lang w:val="en-CA" w:eastAsia="en-CA"/>
              </w:rPr>
              <w:drawing>
                <wp:inline distT="0" distB="0" distL="0" distR="0" wp14:anchorId="32C89595" wp14:editId="7FDA5412">
                  <wp:extent cx="3302000" cy="1790700"/>
                  <wp:effectExtent l="0" t="0" r="0" b="0"/>
                  <wp:docPr id="101" name="Picture 101" descr="C:\Users\hermosa.a\Desktop\htshtsgfhgf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rmosa.a\Desktop\htshtsgfhgfsh.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2000" cy="1790700"/>
                          </a:xfrm>
                          <a:prstGeom prst="rect">
                            <a:avLst/>
                          </a:prstGeom>
                          <a:noFill/>
                          <a:ln>
                            <a:noFill/>
                          </a:ln>
                        </pic:spPr>
                      </pic:pic>
                    </a:graphicData>
                  </a:graphic>
                </wp:inline>
              </w:drawing>
            </w:r>
          </w:p>
        </w:tc>
      </w:tr>
      <w:tr w:rsidR="008F0AD4" w14:paraId="2BE6F5F8" w14:textId="77777777" w:rsidTr="0017771B">
        <w:trPr>
          <w:cnfStyle w:val="000000100000" w:firstRow="0" w:lastRow="0" w:firstColumn="0" w:lastColumn="0" w:oddVBand="0" w:evenVBand="0" w:oddHBand="1" w:evenHBand="0" w:firstRowFirstColumn="0" w:firstRowLastColumn="0" w:lastRowFirstColumn="0" w:lastRowLastColumn="0"/>
          <w:trHeight w:val="2205"/>
        </w:trPr>
        <w:tc>
          <w:tcPr>
            <w:cnfStyle w:val="001000000000" w:firstRow="0" w:lastRow="0" w:firstColumn="1" w:lastColumn="0" w:oddVBand="0" w:evenVBand="0" w:oddHBand="0" w:evenHBand="0" w:firstRowFirstColumn="0" w:firstRowLastColumn="0" w:lastRowFirstColumn="0" w:lastRowLastColumn="0"/>
            <w:tcW w:w="1555" w:type="dxa"/>
            <w:hideMark/>
          </w:tcPr>
          <w:p w14:paraId="0ABFC7A8" w14:textId="77777777" w:rsidR="008F0AD4" w:rsidRPr="00B97EC4" w:rsidRDefault="008F0AD4" w:rsidP="008F0AD4">
            <w:pPr>
              <w:rPr>
                <w:b w:val="0"/>
                <w:sz w:val="22"/>
                <w:lang w:val="en-CA"/>
              </w:rPr>
            </w:pPr>
            <w:r w:rsidRPr="00B97EC4">
              <w:rPr>
                <w:sz w:val="22"/>
                <w:lang w:val="en-CA"/>
              </w:rPr>
              <w:t>Stacked bar chart</w:t>
            </w:r>
          </w:p>
        </w:tc>
        <w:tc>
          <w:tcPr>
            <w:tcW w:w="2664" w:type="dxa"/>
            <w:gridSpan w:val="2"/>
          </w:tcPr>
          <w:p w14:paraId="7A5B2AC1"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r w:rsidRPr="00B97EC4">
              <w:rPr>
                <w:sz w:val="22"/>
                <w:lang w:val="en-CA"/>
              </w:rPr>
              <w:t>Non temporal distribution</w:t>
            </w:r>
            <w:r>
              <w:rPr>
                <w:sz w:val="22"/>
                <w:lang w:val="en-CA"/>
              </w:rPr>
              <w:t>.</w:t>
            </w:r>
          </w:p>
          <w:p w14:paraId="16842D32"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r w:rsidRPr="00B97EC4">
              <w:rPr>
                <w:sz w:val="22"/>
                <w:lang w:val="en-CA"/>
              </w:rPr>
              <w:t>Values comparison for several dimensions.</w:t>
            </w:r>
          </w:p>
          <w:p w14:paraId="67C68D09" w14:textId="77777777" w:rsidR="008F0AD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r w:rsidRPr="00B97EC4">
              <w:rPr>
                <w:sz w:val="22"/>
                <w:lang w:val="en-CA"/>
              </w:rPr>
              <w:t>Colo</w:t>
            </w:r>
            <w:r>
              <w:rPr>
                <w:sz w:val="22"/>
                <w:lang w:val="en-CA"/>
              </w:rPr>
              <w:t>u</w:t>
            </w:r>
            <w:r w:rsidRPr="00B97EC4">
              <w:rPr>
                <w:sz w:val="22"/>
                <w:lang w:val="en-CA"/>
              </w:rPr>
              <w:t>r dimension must have very limited distinct values and should be used to highlight a specific event in data series.</w:t>
            </w:r>
          </w:p>
          <w:p w14:paraId="471D831D"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p>
        </w:tc>
        <w:tc>
          <w:tcPr>
            <w:tcW w:w="5426" w:type="dxa"/>
            <w:gridSpan w:val="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7"/>
            </w:tblGrid>
            <w:tr w:rsidR="008F0AD4" w14:paraId="5814174A" w14:textId="77777777" w:rsidTr="008F0AD4">
              <w:tc>
                <w:tcPr>
                  <w:tcW w:w="5527" w:type="dxa"/>
                  <w:hideMark/>
                </w:tcPr>
                <w:p w14:paraId="523BB824" w14:textId="77777777" w:rsidR="008F0AD4" w:rsidRDefault="008F0AD4" w:rsidP="008F0AD4">
                  <w:pPr>
                    <w:rPr>
                      <w:rFonts w:ascii="Times New Roman" w:eastAsiaTheme="minorHAnsi" w:hAnsi="Times New Roman" w:cstheme="minorBidi"/>
                    </w:rPr>
                  </w:pPr>
                  <w:r>
                    <w:rPr>
                      <w:b/>
                      <w:sz w:val="18"/>
                    </w:rPr>
                    <w:t>Declines in Bank Market Values Since the Financial Crisis Began</w:t>
                  </w:r>
                </w:p>
              </w:tc>
            </w:tr>
            <w:tr w:rsidR="008F0AD4" w14:paraId="2A3B1BD7" w14:textId="77777777" w:rsidTr="008F0AD4">
              <w:tc>
                <w:tcPr>
                  <w:tcW w:w="5527" w:type="dxa"/>
                  <w:hideMark/>
                </w:tcPr>
                <w:p w14:paraId="15CE6666" w14:textId="77777777" w:rsidR="008F0AD4" w:rsidRDefault="008F0AD4" w:rsidP="008F0AD4">
                  <w:pPr>
                    <w:jc w:val="center"/>
                  </w:pPr>
                  <w:r>
                    <w:rPr>
                      <w:color w:val="C00000"/>
                      <w:sz w:val="16"/>
                    </w:rPr>
                    <w:t>█</w:t>
                  </w:r>
                  <w:r>
                    <w:rPr>
                      <w:sz w:val="16"/>
                    </w:rPr>
                    <w:t xml:space="preserve"> </w:t>
                  </w:r>
                  <w:r>
                    <w:rPr>
                      <w:sz w:val="14"/>
                    </w:rPr>
                    <w:t xml:space="preserve">Loss from </w:t>
                  </w:r>
                  <w:proofErr w:type="spellStart"/>
                  <w:r>
                    <w:rPr>
                      <w:sz w:val="14"/>
                    </w:rPr>
                    <w:t>Qtr</w:t>
                  </w:r>
                  <w:proofErr w:type="spellEnd"/>
                  <w:r>
                    <w:rPr>
                      <w:sz w:val="14"/>
                    </w:rPr>
                    <w:t xml:space="preserve"> 2, 2007 to Jan 20, 2009</w:t>
                  </w:r>
                </w:p>
              </w:tc>
            </w:tr>
            <w:tr w:rsidR="008F0AD4" w14:paraId="19F7C667" w14:textId="77777777" w:rsidTr="008F0AD4">
              <w:tc>
                <w:tcPr>
                  <w:tcW w:w="5527" w:type="dxa"/>
                  <w:hideMark/>
                </w:tcPr>
                <w:p w14:paraId="38A7D734" w14:textId="116D46B0" w:rsidR="008F0AD4" w:rsidRDefault="008F0AD4" w:rsidP="008F0AD4">
                  <w:pPr>
                    <w:rPr>
                      <w:noProof/>
                      <w:lang w:val="en-CA" w:eastAsia="en-CA"/>
                    </w:rPr>
                  </w:pPr>
                  <w:r>
                    <w:rPr>
                      <w:noProof/>
                      <w:lang w:val="en-CA" w:eastAsia="en-CA"/>
                    </w:rPr>
                    <w:drawing>
                      <wp:inline distT="0" distB="0" distL="0" distR="0" wp14:anchorId="03FB0EBF" wp14:editId="51716843">
                        <wp:extent cx="3364865" cy="1045845"/>
                        <wp:effectExtent l="0" t="0" r="6985"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t="22536"/>
                                <a:stretch>
                                  <a:fillRect/>
                                </a:stretch>
                              </pic:blipFill>
                              <pic:spPr bwMode="auto">
                                <a:xfrm>
                                  <a:off x="0" y="0"/>
                                  <a:ext cx="3364865" cy="1045845"/>
                                </a:xfrm>
                                <a:prstGeom prst="rect">
                                  <a:avLst/>
                                </a:prstGeom>
                                <a:noFill/>
                                <a:ln>
                                  <a:noFill/>
                                </a:ln>
                              </pic:spPr>
                            </pic:pic>
                          </a:graphicData>
                        </a:graphic>
                      </wp:inline>
                    </w:drawing>
                  </w:r>
                </w:p>
              </w:tc>
            </w:tr>
          </w:tbl>
          <w:p w14:paraId="51830F18" w14:textId="77777777" w:rsidR="008F0AD4" w:rsidRDefault="008F0AD4" w:rsidP="008F0AD4">
            <w:pPr>
              <w:jc w:val="center"/>
              <w:cnfStyle w:val="000000100000" w:firstRow="0" w:lastRow="0" w:firstColumn="0" w:lastColumn="0" w:oddVBand="0" w:evenVBand="0" w:oddHBand="1" w:evenHBand="0" w:firstRowFirstColumn="0" w:firstRowLastColumn="0" w:lastRowFirstColumn="0" w:lastRowLastColumn="0"/>
              <w:rPr>
                <w:lang w:val="en-CA"/>
              </w:rPr>
            </w:pPr>
          </w:p>
        </w:tc>
      </w:tr>
      <w:tr w:rsidR="008F0AD4" w14:paraId="4167CAF9" w14:textId="77777777" w:rsidTr="0017771B">
        <w:trPr>
          <w:trHeight w:val="140"/>
        </w:trPr>
        <w:tc>
          <w:tcPr>
            <w:cnfStyle w:val="001000000000" w:firstRow="0" w:lastRow="0" w:firstColumn="1" w:lastColumn="0" w:oddVBand="0" w:evenVBand="0" w:oddHBand="0" w:evenHBand="0" w:firstRowFirstColumn="0" w:firstRowLastColumn="0" w:lastRowFirstColumn="0" w:lastRowLastColumn="0"/>
            <w:tcW w:w="1555" w:type="dxa"/>
            <w:hideMark/>
          </w:tcPr>
          <w:p w14:paraId="5676F44C" w14:textId="77777777" w:rsidR="008F0AD4" w:rsidRPr="00B97EC4" w:rsidRDefault="008F0AD4" w:rsidP="008F0AD4">
            <w:pPr>
              <w:rPr>
                <w:b w:val="0"/>
                <w:sz w:val="22"/>
                <w:lang w:val="en-CA"/>
              </w:rPr>
            </w:pPr>
            <w:r w:rsidRPr="00B97EC4">
              <w:rPr>
                <w:sz w:val="22"/>
                <w:lang w:val="en-CA"/>
              </w:rPr>
              <w:t>Line chart</w:t>
            </w:r>
          </w:p>
        </w:tc>
        <w:tc>
          <w:tcPr>
            <w:tcW w:w="2664" w:type="dxa"/>
            <w:gridSpan w:val="2"/>
          </w:tcPr>
          <w:p w14:paraId="2C86F335" w14:textId="77777777" w:rsidR="008F0AD4" w:rsidRPr="00B97EC4" w:rsidRDefault="008F0AD4" w:rsidP="008F0AD4">
            <w:pPr>
              <w:cnfStyle w:val="000000000000" w:firstRow="0" w:lastRow="0" w:firstColumn="0" w:lastColumn="0" w:oddVBand="0" w:evenVBand="0" w:oddHBand="0" w:evenHBand="0" w:firstRowFirstColumn="0" w:firstRowLastColumn="0" w:lastRowFirstColumn="0" w:lastRowLastColumn="0"/>
              <w:rPr>
                <w:sz w:val="22"/>
                <w:lang w:val="en-CA"/>
              </w:rPr>
            </w:pPr>
            <w:r w:rsidRPr="00B97EC4">
              <w:rPr>
                <w:sz w:val="22"/>
                <w:lang w:val="en-CA"/>
              </w:rPr>
              <w:t>Temporal distribution</w:t>
            </w:r>
            <w:r>
              <w:rPr>
                <w:sz w:val="22"/>
                <w:lang w:val="en-CA"/>
              </w:rPr>
              <w:t>.</w:t>
            </w:r>
          </w:p>
          <w:p w14:paraId="502D0BCC" w14:textId="77777777" w:rsidR="008F0AD4" w:rsidRDefault="008F0AD4" w:rsidP="008F0AD4">
            <w:pPr>
              <w:cnfStyle w:val="000000000000" w:firstRow="0" w:lastRow="0" w:firstColumn="0" w:lastColumn="0" w:oddVBand="0" w:evenVBand="0" w:oddHBand="0" w:evenHBand="0" w:firstRowFirstColumn="0" w:firstRowLastColumn="0" w:lastRowFirstColumn="0" w:lastRowLastColumn="0"/>
              <w:rPr>
                <w:sz w:val="22"/>
                <w:lang w:val="en-CA"/>
              </w:rPr>
            </w:pPr>
            <w:r w:rsidRPr="00B97EC4">
              <w:rPr>
                <w:sz w:val="22"/>
                <w:lang w:val="en-CA"/>
              </w:rPr>
              <w:t>Never use if time is not involved or if there are not enough data points to produce trend lines that make sense. When using a secondary dimension (multiple lines), a maximum of 4 distinct values is recommended. Distance and relationship between the trend lines has to be readily apparent.</w:t>
            </w:r>
          </w:p>
          <w:p w14:paraId="6B2A7F40" w14:textId="77777777" w:rsidR="008F0AD4" w:rsidRPr="00B97EC4" w:rsidRDefault="008F0AD4" w:rsidP="008F0AD4">
            <w:pPr>
              <w:cnfStyle w:val="000000000000" w:firstRow="0" w:lastRow="0" w:firstColumn="0" w:lastColumn="0" w:oddVBand="0" w:evenVBand="0" w:oddHBand="0" w:evenHBand="0" w:firstRowFirstColumn="0" w:firstRowLastColumn="0" w:lastRowFirstColumn="0" w:lastRowLastColumn="0"/>
              <w:rPr>
                <w:sz w:val="22"/>
                <w:lang w:val="en-CA"/>
              </w:rPr>
            </w:pPr>
          </w:p>
        </w:tc>
        <w:tc>
          <w:tcPr>
            <w:tcW w:w="5426" w:type="dxa"/>
            <w:gridSpan w:val="2"/>
          </w:tcPr>
          <w:p w14:paraId="5860BAE7" w14:textId="404E81AD" w:rsidR="008F0AD4" w:rsidRDefault="008F0AD4" w:rsidP="008F0AD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heme="minorBidi"/>
              </w:rPr>
            </w:pPr>
            <w:r>
              <w:rPr>
                <w:noProof/>
                <w:lang w:val="en-CA" w:eastAsia="en-CA"/>
              </w:rPr>
              <w:drawing>
                <wp:inline distT="0" distB="0" distL="0" distR="0" wp14:anchorId="06B9B8FF" wp14:editId="1DFABC45">
                  <wp:extent cx="1486177" cy="118630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670" t="16381" r="15582" b="744"/>
                          <a:stretch/>
                        </pic:blipFill>
                        <pic:spPr bwMode="auto">
                          <a:xfrm>
                            <a:off x="0" y="0"/>
                            <a:ext cx="1507876" cy="120362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37156E4C" wp14:editId="4C351B2C">
                  <wp:extent cx="1238022" cy="1158103"/>
                  <wp:effectExtent l="0" t="0" r="635"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38">
                            <a:extLst>
                              <a:ext uri="{28A0092B-C50C-407E-A947-70E740481C1C}">
                                <a14:useLocalDpi xmlns:a14="http://schemas.microsoft.com/office/drawing/2010/main" val="0"/>
                              </a:ext>
                            </a:extLst>
                          </a:blip>
                          <a:srcRect t="21441" r="16398"/>
                          <a:stretch/>
                        </pic:blipFill>
                        <pic:spPr bwMode="auto">
                          <a:xfrm>
                            <a:off x="0" y="0"/>
                            <a:ext cx="1249715" cy="1169041"/>
                          </a:xfrm>
                          <a:prstGeom prst="rect">
                            <a:avLst/>
                          </a:prstGeom>
                          <a:noFill/>
                          <a:ln>
                            <a:noFill/>
                          </a:ln>
                          <a:extLst>
                            <a:ext uri="{53640926-AAD7-44D8-BBD7-CCE9431645EC}">
                              <a14:shadowObscured xmlns:a14="http://schemas.microsoft.com/office/drawing/2010/main"/>
                            </a:ext>
                          </a:extLst>
                        </pic:spPr>
                      </pic:pic>
                    </a:graphicData>
                  </a:graphic>
                </wp:inline>
              </w:drawing>
            </w:r>
          </w:p>
          <w:p w14:paraId="11EF051D" w14:textId="77777777" w:rsidR="008F0AD4" w:rsidRDefault="008F0AD4" w:rsidP="008F0AD4">
            <w:pPr>
              <w:jc w:val="center"/>
              <w:cnfStyle w:val="000000000000" w:firstRow="0" w:lastRow="0" w:firstColumn="0" w:lastColumn="0" w:oddVBand="0" w:evenVBand="0" w:oddHBand="0" w:evenHBand="0" w:firstRowFirstColumn="0" w:firstRowLastColumn="0" w:lastRowFirstColumn="0" w:lastRowLastColumn="0"/>
              <w:rPr>
                <w:lang w:val="en-CA"/>
              </w:rPr>
            </w:pPr>
          </w:p>
          <w:p w14:paraId="19A3F12B" w14:textId="77777777" w:rsidR="008F0AD4" w:rsidRDefault="008F0AD4" w:rsidP="008F0AD4">
            <w:pPr>
              <w:jc w:val="center"/>
              <w:cnfStyle w:val="000000000000" w:firstRow="0" w:lastRow="0" w:firstColumn="0" w:lastColumn="0" w:oddVBand="0" w:evenVBand="0" w:oddHBand="0" w:evenHBand="0" w:firstRowFirstColumn="0" w:firstRowLastColumn="0" w:lastRowFirstColumn="0" w:lastRowLastColumn="0"/>
              <w:rPr>
                <w:lang w:val="en-CA"/>
              </w:rPr>
            </w:pPr>
          </w:p>
        </w:tc>
      </w:tr>
      <w:tr w:rsidR="008F0AD4" w14:paraId="1D4182AC" w14:textId="77777777" w:rsidTr="0017771B">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1555" w:type="dxa"/>
            <w:hideMark/>
          </w:tcPr>
          <w:p w14:paraId="45E28FD1" w14:textId="77777777" w:rsidR="008F0AD4" w:rsidRPr="00B97EC4" w:rsidRDefault="008F0AD4" w:rsidP="008F0AD4">
            <w:pPr>
              <w:rPr>
                <w:b w:val="0"/>
                <w:sz w:val="22"/>
                <w:lang w:val="en-CA"/>
              </w:rPr>
            </w:pPr>
            <w:r w:rsidRPr="00B97EC4">
              <w:rPr>
                <w:sz w:val="22"/>
                <w:lang w:val="en-CA"/>
              </w:rPr>
              <w:lastRenderedPageBreak/>
              <w:t>Choropleth Maps</w:t>
            </w:r>
          </w:p>
        </w:tc>
        <w:tc>
          <w:tcPr>
            <w:tcW w:w="2664" w:type="dxa"/>
            <w:gridSpan w:val="2"/>
          </w:tcPr>
          <w:p w14:paraId="1FB42B35"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r w:rsidRPr="00B97EC4">
              <w:rPr>
                <w:sz w:val="22"/>
                <w:lang w:val="en-CA"/>
              </w:rPr>
              <w:t>For geographical data only</w:t>
            </w:r>
            <w:r>
              <w:rPr>
                <w:sz w:val="22"/>
                <w:lang w:val="en-CA"/>
              </w:rPr>
              <w:t>.</w:t>
            </w:r>
          </w:p>
          <w:p w14:paraId="5DEA4168"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r w:rsidRPr="00B97EC4">
              <w:rPr>
                <w:sz w:val="22"/>
                <w:lang w:val="en-CA"/>
              </w:rPr>
              <w:t>Analysis or undertaken actions have meaning on a spatial standpoint.</w:t>
            </w:r>
          </w:p>
          <w:p w14:paraId="7EDC129C"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p>
          <w:p w14:paraId="5BC2F716"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p>
        </w:tc>
        <w:tc>
          <w:tcPr>
            <w:tcW w:w="5426" w:type="dxa"/>
            <w:gridSpan w:val="2"/>
          </w:tcPr>
          <w:p w14:paraId="618DF01D" w14:textId="39EA113B" w:rsidR="008F0AD4" w:rsidRDefault="008F0AD4" w:rsidP="008F0AD4">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eastAsia="en-CA"/>
              </w:rPr>
              <w:drawing>
                <wp:inline distT="0" distB="0" distL="0" distR="0" wp14:anchorId="2C603E5A" wp14:editId="0344D499">
                  <wp:extent cx="1836597" cy="12324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6597" cy="1232452"/>
                          </a:xfrm>
                          <a:prstGeom prst="rect">
                            <a:avLst/>
                          </a:prstGeom>
                          <a:noFill/>
                          <a:ln>
                            <a:noFill/>
                          </a:ln>
                        </pic:spPr>
                      </pic:pic>
                    </a:graphicData>
                  </a:graphic>
                </wp:inline>
              </w:drawing>
            </w:r>
          </w:p>
        </w:tc>
      </w:tr>
      <w:tr w:rsidR="008F0AD4" w14:paraId="7614D71C" w14:textId="77777777" w:rsidTr="0017771B">
        <w:trPr>
          <w:trHeight w:val="2307"/>
        </w:trPr>
        <w:tc>
          <w:tcPr>
            <w:cnfStyle w:val="001000000000" w:firstRow="0" w:lastRow="0" w:firstColumn="1" w:lastColumn="0" w:oddVBand="0" w:evenVBand="0" w:oddHBand="0" w:evenHBand="0" w:firstRowFirstColumn="0" w:firstRowLastColumn="0" w:lastRowFirstColumn="0" w:lastRowLastColumn="0"/>
            <w:tcW w:w="1555" w:type="dxa"/>
            <w:hideMark/>
          </w:tcPr>
          <w:p w14:paraId="753EB6CE" w14:textId="77777777" w:rsidR="008F0AD4" w:rsidRPr="00B97EC4" w:rsidRDefault="008F0AD4" w:rsidP="008F0AD4">
            <w:pPr>
              <w:rPr>
                <w:b w:val="0"/>
                <w:sz w:val="22"/>
                <w:lang w:val="en-CA"/>
              </w:rPr>
            </w:pPr>
            <w:r w:rsidRPr="00B97EC4">
              <w:rPr>
                <w:sz w:val="22"/>
                <w:lang w:val="en-CA"/>
              </w:rPr>
              <w:t>Bubble Charts</w:t>
            </w:r>
          </w:p>
        </w:tc>
        <w:tc>
          <w:tcPr>
            <w:tcW w:w="2664" w:type="dxa"/>
            <w:gridSpan w:val="2"/>
          </w:tcPr>
          <w:p w14:paraId="01F7F121" w14:textId="77777777" w:rsidR="008F0AD4" w:rsidRPr="00B97EC4" w:rsidRDefault="008F0AD4" w:rsidP="008F0AD4">
            <w:pPr>
              <w:cnfStyle w:val="000000000000" w:firstRow="0" w:lastRow="0" w:firstColumn="0" w:lastColumn="0" w:oddVBand="0" w:evenVBand="0" w:oddHBand="0" w:evenHBand="0" w:firstRowFirstColumn="0" w:firstRowLastColumn="0" w:lastRowFirstColumn="0" w:lastRowLastColumn="0"/>
              <w:rPr>
                <w:sz w:val="22"/>
                <w:lang w:val="en-CA"/>
              </w:rPr>
            </w:pPr>
            <w:r w:rsidRPr="00B97EC4">
              <w:rPr>
                <w:sz w:val="22"/>
                <w:lang w:val="en-CA"/>
              </w:rPr>
              <w:t xml:space="preserve">Representation of a combination of 3 metrics </w:t>
            </w:r>
            <w:r>
              <w:rPr>
                <w:sz w:val="22"/>
                <w:lang w:val="en-CA"/>
              </w:rPr>
              <w:t>(X and Y coordinates, s</w:t>
            </w:r>
            <w:r w:rsidRPr="00B97EC4">
              <w:rPr>
                <w:sz w:val="22"/>
                <w:lang w:val="en-CA"/>
              </w:rPr>
              <w:t>ize). Bubble colo</w:t>
            </w:r>
            <w:r>
              <w:rPr>
                <w:sz w:val="22"/>
                <w:lang w:val="en-CA"/>
              </w:rPr>
              <w:t>u</w:t>
            </w:r>
            <w:r w:rsidRPr="00B97EC4">
              <w:rPr>
                <w:sz w:val="22"/>
                <w:lang w:val="en-CA"/>
              </w:rPr>
              <w:t>rs can represent individual status or can be used to group sets of data.</w:t>
            </w:r>
          </w:p>
        </w:tc>
        <w:tc>
          <w:tcPr>
            <w:tcW w:w="5426" w:type="dxa"/>
            <w:gridSpan w:val="2"/>
          </w:tcPr>
          <w:p w14:paraId="1FEA2EDF" w14:textId="35148353" w:rsidR="008F0AD4" w:rsidRDefault="008F0AD4" w:rsidP="008F0AD4">
            <w:pPr>
              <w:jc w:val="center"/>
              <w:cnfStyle w:val="000000000000" w:firstRow="0" w:lastRow="0" w:firstColumn="0" w:lastColumn="0" w:oddVBand="0" w:evenVBand="0" w:oddHBand="0" w:evenHBand="0" w:firstRowFirstColumn="0" w:firstRowLastColumn="0" w:lastRowFirstColumn="0" w:lastRowLastColumn="0"/>
              <w:rPr>
                <w:lang w:val="en-CA"/>
              </w:rPr>
            </w:pPr>
            <w:r>
              <w:rPr>
                <w:noProof/>
                <w:lang w:val="en-CA" w:eastAsia="en-CA"/>
              </w:rPr>
              <w:drawing>
                <wp:inline distT="0" distB="0" distL="0" distR="0" wp14:anchorId="029C9327" wp14:editId="4BC60108">
                  <wp:extent cx="2130949" cy="1289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7249" cy="1287546"/>
                          </a:xfrm>
                          <a:prstGeom prst="rect">
                            <a:avLst/>
                          </a:prstGeom>
                          <a:noFill/>
                          <a:ln>
                            <a:noFill/>
                          </a:ln>
                        </pic:spPr>
                      </pic:pic>
                    </a:graphicData>
                  </a:graphic>
                </wp:inline>
              </w:drawing>
            </w:r>
          </w:p>
        </w:tc>
      </w:tr>
      <w:tr w:rsidR="008F0AD4" w14:paraId="1E57E2DF" w14:textId="77777777" w:rsidTr="0017771B">
        <w:trPr>
          <w:cnfStyle w:val="000000100000" w:firstRow="0" w:lastRow="0" w:firstColumn="0" w:lastColumn="0" w:oddVBand="0" w:evenVBand="0" w:oddHBand="1" w:evenHBand="0" w:firstRowFirstColumn="0" w:firstRowLastColumn="0" w:lastRowFirstColumn="0" w:lastRowLastColumn="0"/>
          <w:trHeight w:val="2157"/>
        </w:trPr>
        <w:tc>
          <w:tcPr>
            <w:cnfStyle w:val="001000000000" w:firstRow="0" w:lastRow="0" w:firstColumn="1" w:lastColumn="0" w:oddVBand="0" w:evenVBand="0" w:oddHBand="0" w:evenHBand="0" w:firstRowFirstColumn="0" w:firstRowLastColumn="0" w:lastRowFirstColumn="0" w:lastRowLastColumn="0"/>
            <w:tcW w:w="1555" w:type="dxa"/>
            <w:hideMark/>
          </w:tcPr>
          <w:p w14:paraId="188D4390" w14:textId="77777777" w:rsidR="008F0AD4" w:rsidRPr="00B97EC4" w:rsidRDefault="008F0AD4" w:rsidP="008F0AD4">
            <w:pPr>
              <w:rPr>
                <w:b w:val="0"/>
                <w:sz w:val="22"/>
                <w:lang w:val="en-CA"/>
              </w:rPr>
            </w:pPr>
            <w:r w:rsidRPr="00B97EC4">
              <w:rPr>
                <w:sz w:val="22"/>
                <w:lang w:val="en-CA"/>
              </w:rPr>
              <w:t>Tree Maps</w:t>
            </w:r>
          </w:p>
        </w:tc>
        <w:tc>
          <w:tcPr>
            <w:tcW w:w="2664" w:type="dxa"/>
            <w:gridSpan w:val="2"/>
          </w:tcPr>
          <w:p w14:paraId="7E659E7C"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r w:rsidRPr="00B97EC4">
              <w:rPr>
                <w:sz w:val="22"/>
                <w:lang w:val="en-CA"/>
              </w:rPr>
              <w:t>Comparison of 2 metrics (area and colo</w:t>
            </w:r>
            <w:r>
              <w:rPr>
                <w:sz w:val="22"/>
                <w:lang w:val="en-CA"/>
              </w:rPr>
              <w:t>u</w:t>
            </w:r>
            <w:r w:rsidRPr="00B97EC4">
              <w:rPr>
                <w:sz w:val="22"/>
                <w:lang w:val="en-CA"/>
              </w:rPr>
              <w:t>r). Colo</w:t>
            </w:r>
            <w:r>
              <w:rPr>
                <w:sz w:val="22"/>
                <w:lang w:val="en-CA"/>
              </w:rPr>
              <w:t>u</w:t>
            </w:r>
            <w:r w:rsidRPr="00B97EC4">
              <w:rPr>
                <w:sz w:val="22"/>
                <w:lang w:val="en-CA"/>
              </w:rPr>
              <w:t>r coding is usually more appropriate for percentages.</w:t>
            </w:r>
          </w:p>
          <w:p w14:paraId="1B7DFD93"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p>
          <w:p w14:paraId="4B75B410"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p>
        </w:tc>
        <w:tc>
          <w:tcPr>
            <w:tcW w:w="5426" w:type="dxa"/>
            <w:gridSpan w:val="2"/>
          </w:tcPr>
          <w:p w14:paraId="7D89A479" w14:textId="0A845416" w:rsidR="008F0AD4" w:rsidRDefault="008F0AD4" w:rsidP="008F0AD4">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eastAsia="en-CA"/>
              </w:rPr>
              <w:drawing>
                <wp:inline distT="0" distB="0" distL="0" distR="0" wp14:anchorId="062273C9" wp14:editId="72C096B8">
                  <wp:extent cx="2590800" cy="1238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90800" cy="1238250"/>
                          </a:xfrm>
                          <a:prstGeom prst="rect">
                            <a:avLst/>
                          </a:prstGeom>
                          <a:noFill/>
                          <a:ln>
                            <a:noFill/>
                          </a:ln>
                        </pic:spPr>
                      </pic:pic>
                    </a:graphicData>
                  </a:graphic>
                </wp:inline>
              </w:drawing>
            </w:r>
          </w:p>
          <w:p w14:paraId="2477ADEB" w14:textId="02504B4C" w:rsidR="008F0AD4" w:rsidRDefault="008F0AD4" w:rsidP="008F0AD4">
            <w:pPr>
              <w:jc w:val="center"/>
              <w:cnfStyle w:val="000000100000" w:firstRow="0" w:lastRow="0" w:firstColumn="0" w:lastColumn="0" w:oddVBand="0" w:evenVBand="0" w:oddHBand="1" w:evenHBand="0" w:firstRowFirstColumn="0" w:firstRowLastColumn="0" w:lastRowFirstColumn="0" w:lastRowLastColumn="0"/>
              <w:rPr>
                <w:lang w:val="en-CA"/>
              </w:rPr>
            </w:pPr>
          </w:p>
        </w:tc>
      </w:tr>
      <w:tr w:rsidR="008F0AD4" w14:paraId="344DD43E" w14:textId="77777777" w:rsidTr="0017771B">
        <w:trPr>
          <w:trHeight w:val="2149"/>
        </w:trPr>
        <w:tc>
          <w:tcPr>
            <w:cnfStyle w:val="001000000000" w:firstRow="0" w:lastRow="0" w:firstColumn="1" w:lastColumn="0" w:oddVBand="0" w:evenVBand="0" w:oddHBand="0" w:evenHBand="0" w:firstRowFirstColumn="0" w:firstRowLastColumn="0" w:lastRowFirstColumn="0" w:lastRowLastColumn="0"/>
            <w:tcW w:w="1555" w:type="dxa"/>
            <w:hideMark/>
          </w:tcPr>
          <w:p w14:paraId="2CA737F7" w14:textId="77777777" w:rsidR="008F0AD4" w:rsidRPr="00B97EC4" w:rsidRDefault="008F0AD4" w:rsidP="008F0AD4">
            <w:pPr>
              <w:rPr>
                <w:b w:val="0"/>
                <w:sz w:val="22"/>
                <w:lang w:val="en-CA"/>
              </w:rPr>
            </w:pPr>
            <w:r w:rsidRPr="00B97EC4">
              <w:rPr>
                <w:sz w:val="22"/>
                <w:lang w:val="en-CA"/>
              </w:rPr>
              <w:t>Bullet Charts</w:t>
            </w:r>
          </w:p>
        </w:tc>
        <w:tc>
          <w:tcPr>
            <w:tcW w:w="2664" w:type="dxa"/>
            <w:gridSpan w:val="2"/>
          </w:tcPr>
          <w:p w14:paraId="261AC5FD" w14:textId="77777777" w:rsidR="008F0AD4" w:rsidRPr="00B97EC4" w:rsidRDefault="008F0AD4" w:rsidP="008F0AD4">
            <w:pPr>
              <w:cnfStyle w:val="000000000000" w:firstRow="0" w:lastRow="0" w:firstColumn="0" w:lastColumn="0" w:oddVBand="0" w:evenVBand="0" w:oddHBand="0" w:evenHBand="0" w:firstRowFirstColumn="0" w:firstRowLastColumn="0" w:lastRowFirstColumn="0" w:lastRowLastColumn="0"/>
              <w:rPr>
                <w:sz w:val="22"/>
                <w:lang w:val="en-CA"/>
              </w:rPr>
            </w:pPr>
            <w:r w:rsidRPr="00B97EC4">
              <w:rPr>
                <w:sz w:val="22"/>
                <w:lang w:val="en-CA"/>
              </w:rPr>
              <w:t>Represent metrics values against target and comparable values (benchmarks or previous values). Best suited for KPIs (Key Performance Indicators)</w:t>
            </w:r>
            <w:r>
              <w:rPr>
                <w:sz w:val="22"/>
                <w:lang w:val="en-CA"/>
              </w:rPr>
              <w:t>.</w:t>
            </w:r>
          </w:p>
          <w:p w14:paraId="6C2A4AC8" w14:textId="77777777" w:rsidR="008F0AD4" w:rsidRPr="00B97EC4" w:rsidRDefault="008F0AD4" w:rsidP="008F0AD4">
            <w:pPr>
              <w:cnfStyle w:val="000000000000" w:firstRow="0" w:lastRow="0" w:firstColumn="0" w:lastColumn="0" w:oddVBand="0" w:evenVBand="0" w:oddHBand="0" w:evenHBand="0" w:firstRowFirstColumn="0" w:firstRowLastColumn="0" w:lastRowFirstColumn="0" w:lastRowLastColumn="0"/>
              <w:rPr>
                <w:sz w:val="22"/>
                <w:lang w:val="en-CA"/>
              </w:rPr>
            </w:pPr>
          </w:p>
        </w:tc>
        <w:tc>
          <w:tcPr>
            <w:tcW w:w="5426" w:type="dxa"/>
            <w:gridSpan w:val="2"/>
            <w:hideMark/>
          </w:tcPr>
          <w:p w14:paraId="2D83CCA0" w14:textId="75DF5185" w:rsidR="008F0AD4" w:rsidRDefault="00A7553D" w:rsidP="008F0AD4">
            <w:pPr>
              <w:jc w:val="center"/>
              <w:cnfStyle w:val="000000000000" w:firstRow="0" w:lastRow="0" w:firstColumn="0" w:lastColumn="0" w:oddVBand="0" w:evenVBand="0" w:oddHBand="0" w:evenHBand="0" w:firstRowFirstColumn="0" w:firstRowLastColumn="0" w:lastRowFirstColumn="0" w:lastRowLastColumn="0"/>
              <w:rPr>
                <w:lang w:val="en-CA"/>
              </w:rPr>
            </w:pPr>
            <w:r>
              <w:rPr>
                <w:noProof/>
                <w:color w:val="FF0000"/>
                <w:sz w:val="12"/>
                <w:lang w:val="en-CA" w:eastAsia="en-CA"/>
              </w:rPr>
              <w:drawing>
                <wp:inline distT="0" distB="0" distL="0" distR="0" wp14:anchorId="323DFCEC" wp14:editId="2E02B881">
                  <wp:extent cx="3302000" cy="1206500"/>
                  <wp:effectExtent l="0" t="0" r="0" b="0"/>
                  <wp:docPr id="102" name="Picture 102" descr="C:\Users\hermosa.a\Desktop\Captureujhykhfkhf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rmosa.a\Desktop\Captureujhykhfkhf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2000" cy="1206500"/>
                          </a:xfrm>
                          <a:prstGeom prst="rect">
                            <a:avLst/>
                          </a:prstGeom>
                          <a:noFill/>
                          <a:ln>
                            <a:noFill/>
                          </a:ln>
                        </pic:spPr>
                      </pic:pic>
                    </a:graphicData>
                  </a:graphic>
                </wp:inline>
              </w:drawing>
            </w:r>
          </w:p>
        </w:tc>
      </w:tr>
      <w:tr w:rsidR="008F0AD4" w14:paraId="32D78D08" w14:textId="77777777" w:rsidTr="0017771B">
        <w:trPr>
          <w:cnfStyle w:val="000000100000" w:firstRow="0" w:lastRow="0" w:firstColumn="0" w:lastColumn="0" w:oddVBand="0" w:evenVBand="0" w:oddHBand="1" w:evenHBand="0" w:firstRowFirstColumn="0" w:firstRowLastColumn="0" w:lastRowFirstColumn="0" w:lastRowLastColumn="0"/>
          <w:trHeight w:val="2316"/>
        </w:trPr>
        <w:tc>
          <w:tcPr>
            <w:cnfStyle w:val="001000000000" w:firstRow="0" w:lastRow="0" w:firstColumn="1" w:lastColumn="0" w:oddVBand="0" w:evenVBand="0" w:oddHBand="0" w:evenHBand="0" w:firstRowFirstColumn="0" w:firstRowLastColumn="0" w:lastRowFirstColumn="0" w:lastRowLastColumn="0"/>
            <w:tcW w:w="1555" w:type="dxa"/>
            <w:hideMark/>
          </w:tcPr>
          <w:p w14:paraId="28D41841" w14:textId="77777777" w:rsidR="008F0AD4" w:rsidRPr="00B97EC4" w:rsidRDefault="008F0AD4" w:rsidP="008F0AD4">
            <w:pPr>
              <w:rPr>
                <w:b w:val="0"/>
                <w:sz w:val="22"/>
                <w:lang w:val="en-CA"/>
              </w:rPr>
            </w:pPr>
            <w:r w:rsidRPr="00B97EC4">
              <w:rPr>
                <w:sz w:val="22"/>
                <w:lang w:val="en-CA"/>
              </w:rPr>
              <w:lastRenderedPageBreak/>
              <w:t>Heat Maps</w:t>
            </w:r>
          </w:p>
        </w:tc>
        <w:tc>
          <w:tcPr>
            <w:tcW w:w="2664" w:type="dxa"/>
            <w:gridSpan w:val="2"/>
          </w:tcPr>
          <w:p w14:paraId="6BB34542"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r w:rsidRPr="00B97EC4">
              <w:rPr>
                <w:sz w:val="22"/>
                <w:lang w:val="en-CA"/>
              </w:rPr>
              <w:t>Seasonal metric tracking. Horizontal axis is a time-series. Colo</w:t>
            </w:r>
            <w:r>
              <w:rPr>
                <w:sz w:val="22"/>
                <w:lang w:val="en-CA"/>
              </w:rPr>
              <w:t>u</w:t>
            </w:r>
            <w:r w:rsidRPr="00B97EC4">
              <w:rPr>
                <w:sz w:val="22"/>
                <w:lang w:val="en-CA"/>
              </w:rPr>
              <w:t>r coding is usually more appropriate for percentages.</w:t>
            </w:r>
          </w:p>
          <w:p w14:paraId="5774F866" w14:textId="77777777" w:rsidR="008F0AD4" w:rsidRPr="00B97EC4" w:rsidRDefault="008F0AD4" w:rsidP="008F0AD4">
            <w:pPr>
              <w:cnfStyle w:val="000000100000" w:firstRow="0" w:lastRow="0" w:firstColumn="0" w:lastColumn="0" w:oddVBand="0" w:evenVBand="0" w:oddHBand="1" w:evenHBand="0" w:firstRowFirstColumn="0" w:firstRowLastColumn="0" w:lastRowFirstColumn="0" w:lastRowLastColumn="0"/>
              <w:rPr>
                <w:sz w:val="22"/>
                <w:lang w:val="en-CA"/>
              </w:rPr>
            </w:pPr>
          </w:p>
        </w:tc>
        <w:tc>
          <w:tcPr>
            <w:tcW w:w="5426" w:type="dxa"/>
            <w:gridSpan w:val="2"/>
            <w:hideMark/>
          </w:tcPr>
          <w:p w14:paraId="3D6A51F9" w14:textId="1A056315" w:rsidR="008F0AD4" w:rsidRDefault="008F0AD4" w:rsidP="008F0AD4">
            <w:pPr>
              <w:jc w:val="center"/>
              <w:cnfStyle w:val="000000100000" w:firstRow="0" w:lastRow="0" w:firstColumn="0" w:lastColumn="0" w:oddVBand="0" w:evenVBand="0" w:oddHBand="1" w:evenHBand="0" w:firstRowFirstColumn="0" w:firstRowLastColumn="0" w:lastRowFirstColumn="0" w:lastRowLastColumn="0"/>
              <w:rPr>
                <w:lang w:val="en-CA"/>
              </w:rPr>
            </w:pPr>
            <w:r w:rsidRPr="00B97EC4">
              <w:rPr>
                <w:noProof/>
                <w:sz w:val="22"/>
                <w:lang w:val="en-CA" w:eastAsia="en-CA"/>
              </w:rPr>
              <mc:AlternateContent>
                <mc:Choice Requires="wps">
                  <w:drawing>
                    <wp:anchor distT="0" distB="0" distL="114300" distR="114300" simplePos="0" relativeHeight="251673599" behindDoc="0" locked="0" layoutInCell="1" allowOverlap="1" wp14:anchorId="38BD3A94" wp14:editId="7620F9AA">
                      <wp:simplePos x="0" y="0"/>
                      <wp:positionH relativeFrom="column">
                        <wp:posOffset>1722863</wp:posOffset>
                      </wp:positionH>
                      <wp:positionV relativeFrom="paragraph">
                        <wp:posOffset>1681097</wp:posOffset>
                      </wp:positionV>
                      <wp:extent cx="340995" cy="339725"/>
                      <wp:effectExtent l="381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33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FD8AE" w14:textId="45A3C893" w:rsidR="003B3BF0" w:rsidRPr="004A32F3" w:rsidRDefault="003B3BF0" w:rsidP="008F0AD4">
                                  <w:pPr>
                                    <w:rPr>
                                      <w:lang w:val="en-CA"/>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BD3A94" id="Text Box 34" o:spid="_x0000_s1034" type="#_x0000_t202" style="position:absolute;left:0;text-align:left;margin-left:135.65pt;margin-top:132.35pt;width:26.85pt;height:26.75pt;z-index:25167359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" filled="f" stroked="f">
                      <v:textbox style="mso-fit-shape-to-text:t">
                        <w:txbxContent>
                          <w:p w14:paraId="519FD8AE" w14:textId="45A3C893" w:rsidR="003B3BF0" w:rsidRPr="004A32F3" w:rsidRDefault="003B3BF0" w:rsidP="008F0AD4">
                            <w:pPr>
                              <w:rPr>
                                <w:lang w:val="en-CA"/>
                              </w:rPr>
                            </w:pPr>
                          </w:p>
                        </w:txbxContent>
                      </v:textbox>
                    </v:shape>
                  </w:pict>
                </mc:Fallback>
              </mc:AlternateContent>
            </w:r>
            <w:r>
              <w:rPr>
                <w:noProof/>
                <w:lang w:val="en-CA" w:eastAsia="en-CA"/>
              </w:rPr>
              <w:drawing>
                <wp:inline distT="0" distB="0" distL="0" distR="0" wp14:anchorId="2C4CCF06" wp14:editId="19AED580">
                  <wp:extent cx="3310646" cy="1199072"/>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r="6396"/>
                          <a:stretch>
                            <a:fillRect/>
                          </a:stretch>
                        </pic:blipFill>
                        <pic:spPr bwMode="auto">
                          <a:xfrm>
                            <a:off x="0" y="0"/>
                            <a:ext cx="3325801" cy="1204561"/>
                          </a:xfrm>
                          <a:prstGeom prst="rect">
                            <a:avLst/>
                          </a:prstGeom>
                          <a:noFill/>
                          <a:ln>
                            <a:noFill/>
                          </a:ln>
                        </pic:spPr>
                      </pic:pic>
                    </a:graphicData>
                  </a:graphic>
                </wp:inline>
              </w:drawing>
            </w:r>
          </w:p>
        </w:tc>
      </w:tr>
      <w:tr w:rsidR="008F0AD4" w14:paraId="24FD082F" w14:textId="77777777" w:rsidTr="0017771B">
        <w:trPr>
          <w:gridAfter w:val="1"/>
          <w:wAfter w:w="39" w:type="dxa"/>
          <w:trHeight w:val="1279"/>
        </w:trPr>
        <w:tc>
          <w:tcPr>
            <w:cnfStyle w:val="001000000000" w:firstRow="0" w:lastRow="0" w:firstColumn="1" w:lastColumn="0" w:oddVBand="0" w:evenVBand="0" w:oddHBand="0" w:evenHBand="0" w:firstRowFirstColumn="0" w:firstRowLastColumn="0" w:lastRowFirstColumn="0" w:lastRowLastColumn="0"/>
            <w:tcW w:w="1555" w:type="dxa"/>
            <w:hideMark/>
          </w:tcPr>
          <w:p w14:paraId="124A4201" w14:textId="77777777" w:rsidR="008F0AD4" w:rsidRPr="00B97EC4" w:rsidRDefault="008F0AD4" w:rsidP="008F0AD4">
            <w:pPr>
              <w:rPr>
                <w:b w:val="0"/>
                <w:sz w:val="22"/>
                <w:lang w:val="en-CA"/>
              </w:rPr>
            </w:pPr>
            <w:r w:rsidRPr="00B97EC4">
              <w:rPr>
                <w:sz w:val="22"/>
                <w:lang w:val="en-CA"/>
              </w:rPr>
              <w:t>Pie Charts</w:t>
            </w:r>
          </w:p>
        </w:tc>
        <w:tc>
          <w:tcPr>
            <w:tcW w:w="2409" w:type="dxa"/>
          </w:tcPr>
          <w:p w14:paraId="45D2C886" w14:textId="77777777" w:rsidR="008F0AD4" w:rsidRPr="00B97EC4" w:rsidRDefault="008F0AD4" w:rsidP="008F0AD4">
            <w:pPr>
              <w:cnfStyle w:val="000000000000" w:firstRow="0" w:lastRow="0" w:firstColumn="0" w:lastColumn="0" w:oddVBand="0" w:evenVBand="0" w:oddHBand="0" w:evenHBand="0" w:firstRowFirstColumn="0" w:firstRowLastColumn="0" w:lastRowFirstColumn="0" w:lastRowLastColumn="0"/>
              <w:rPr>
                <w:sz w:val="22"/>
                <w:lang w:val="en-CA"/>
              </w:rPr>
            </w:pPr>
            <w:r w:rsidRPr="00B97EC4">
              <w:rPr>
                <w:sz w:val="22"/>
                <w:lang w:val="en-CA"/>
              </w:rPr>
              <w:t xml:space="preserve">Compare </w:t>
            </w:r>
            <w:r>
              <w:rPr>
                <w:sz w:val="22"/>
                <w:lang w:val="en-CA"/>
              </w:rPr>
              <w:t xml:space="preserve">a </w:t>
            </w:r>
            <w:r w:rsidRPr="0055469D">
              <w:rPr>
                <w:b/>
                <w:sz w:val="22"/>
                <w:u w:val="single"/>
                <w:lang w:val="en-CA"/>
              </w:rPr>
              <w:t>maximum</w:t>
            </w:r>
            <w:r>
              <w:rPr>
                <w:sz w:val="22"/>
                <w:lang w:val="en-CA"/>
              </w:rPr>
              <w:t xml:space="preserve"> of </w:t>
            </w:r>
            <w:r w:rsidRPr="00B97EC4">
              <w:rPr>
                <w:sz w:val="22"/>
                <w:lang w:val="en-CA"/>
              </w:rPr>
              <w:t xml:space="preserve">2 values or </w:t>
            </w:r>
            <w:r>
              <w:rPr>
                <w:sz w:val="22"/>
                <w:lang w:val="en-CA"/>
              </w:rPr>
              <w:t xml:space="preserve">a </w:t>
            </w:r>
            <w:r w:rsidRPr="0055469D">
              <w:rPr>
                <w:b/>
                <w:sz w:val="22"/>
                <w:u w:val="single"/>
                <w:lang w:val="en-CA"/>
              </w:rPr>
              <w:t>maximum</w:t>
            </w:r>
            <w:r>
              <w:rPr>
                <w:sz w:val="22"/>
                <w:lang w:val="en-CA"/>
              </w:rPr>
              <w:t xml:space="preserve"> of </w:t>
            </w:r>
            <w:r w:rsidRPr="00B97EC4">
              <w:rPr>
                <w:sz w:val="22"/>
                <w:lang w:val="en-CA"/>
              </w:rPr>
              <w:t xml:space="preserve">2 groups of values against each other. </w:t>
            </w:r>
          </w:p>
        </w:tc>
        <w:tc>
          <w:tcPr>
            <w:tcW w:w="255" w:type="dxa"/>
          </w:tcPr>
          <w:p w14:paraId="4263A44E" w14:textId="77777777" w:rsidR="008F0AD4" w:rsidRPr="00B97EC4" w:rsidRDefault="008F0AD4" w:rsidP="008F0AD4">
            <w:pPr>
              <w:cnfStyle w:val="000000000000" w:firstRow="0" w:lastRow="0" w:firstColumn="0" w:lastColumn="0" w:oddVBand="0" w:evenVBand="0" w:oddHBand="0" w:evenHBand="0" w:firstRowFirstColumn="0" w:firstRowLastColumn="0" w:lastRowFirstColumn="0" w:lastRowLastColumn="0"/>
              <w:rPr>
                <w:sz w:val="22"/>
                <w:lang w:val="en-CA"/>
              </w:rPr>
            </w:pPr>
          </w:p>
        </w:tc>
        <w:tc>
          <w:tcPr>
            <w:tcW w:w="5387" w:type="dxa"/>
          </w:tcPr>
          <w:p w14:paraId="03A32632" w14:textId="13475C7F" w:rsidR="008F0AD4" w:rsidRPr="00B97EC4" w:rsidRDefault="00A7553D" w:rsidP="008F0AD4">
            <w:pPr>
              <w:cnfStyle w:val="000000000000" w:firstRow="0" w:lastRow="0" w:firstColumn="0" w:lastColumn="0" w:oddVBand="0" w:evenVBand="0" w:oddHBand="0" w:evenHBand="0" w:firstRowFirstColumn="0" w:firstRowLastColumn="0" w:lastRowFirstColumn="0" w:lastRowLastColumn="0"/>
              <w:rPr>
                <w:sz w:val="22"/>
                <w:lang w:val="en-CA"/>
              </w:rPr>
            </w:pPr>
            <w:r w:rsidRPr="00B97EC4">
              <w:rPr>
                <w:noProof/>
                <w:sz w:val="22"/>
                <w:lang w:val="en-CA" w:eastAsia="en-CA"/>
              </w:rPr>
              <w:drawing>
                <wp:anchor distT="0" distB="0" distL="114300" distR="114300" simplePos="0" relativeHeight="251672575" behindDoc="0" locked="0" layoutInCell="1" allowOverlap="1" wp14:anchorId="2A39F83F" wp14:editId="2456ED18">
                  <wp:simplePos x="0" y="0"/>
                  <wp:positionH relativeFrom="column">
                    <wp:posOffset>1169959</wp:posOffset>
                  </wp:positionH>
                  <wp:positionV relativeFrom="paragraph">
                    <wp:posOffset>34348</wp:posOffset>
                  </wp:positionV>
                  <wp:extent cx="921327" cy="860322"/>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1327" cy="860322"/>
                          </a:xfrm>
                          <a:prstGeom prst="rect">
                            <a:avLst/>
                          </a:prstGeom>
                          <a:noFill/>
                        </pic:spPr>
                      </pic:pic>
                    </a:graphicData>
                  </a:graphic>
                  <wp14:sizeRelH relativeFrom="page">
                    <wp14:pctWidth>0</wp14:pctWidth>
                  </wp14:sizeRelH>
                  <wp14:sizeRelV relativeFrom="page">
                    <wp14:pctHeight>0</wp14:pctHeight>
                  </wp14:sizeRelV>
                </wp:anchor>
              </w:drawing>
            </w:r>
          </w:p>
        </w:tc>
      </w:tr>
      <w:tr w:rsidR="00A7553D" w14:paraId="1686ACBB" w14:textId="77777777" w:rsidTr="0017771B">
        <w:trPr>
          <w:gridAfter w:val="1"/>
          <w:cnfStyle w:val="000000100000" w:firstRow="0" w:lastRow="0" w:firstColumn="0" w:lastColumn="0" w:oddVBand="0" w:evenVBand="0" w:oddHBand="1" w:evenHBand="0" w:firstRowFirstColumn="0" w:firstRowLastColumn="0" w:lastRowFirstColumn="0" w:lastRowLastColumn="0"/>
          <w:wAfter w:w="39" w:type="dxa"/>
          <w:trHeight w:val="1279"/>
        </w:trPr>
        <w:tc>
          <w:tcPr>
            <w:cnfStyle w:val="001000000000" w:firstRow="0" w:lastRow="0" w:firstColumn="1" w:lastColumn="0" w:oddVBand="0" w:evenVBand="0" w:oddHBand="0" w:evenHBand="0" w:firstRowFirstColumn="0" w:firstRowLastColumn="0" w:lastRowFirstColumn="0" w:lastRowLastColumn="0"/>
            <w:tcW w:w="1555" w:type="dxa"/>
          </w:tcPr>
          <w:p w14:paraId="431CF320" w14:textId="5B58A927" w:rsidR="00A7553D" w:rsidRPr="00B97EC4" w:rsidRDefault="00A7553D" w:rsidP="00A7553D">
            <w:pPr>
              <w:rPr>
                <w:b w:val="0"/>
                <w:sz w:val="22"/>
                <w:lang w:val="en-CA"/>
              </w:rPr>
            </w:pPr>
            <w:r>
              <w:rPr>
                <w:sz w:val="22"/>
                <w:lang w:val="en-CA"/>
              </w:rPr>
              <w:t>Variance</w:t>
            </w:r>
          </w:p>
        </w:tc>
        <w:tc>
          <w:tcPr>
            <w:tcW w:w="2409" w:type="dxa"/>
          </w:tcPr>
          <w:p w14:paraId="5729D985" w14:textId="77777777" w:rsidR="00A7553D" w:rsidRDefault="00A7553D" w:rsidP="00A7553D">
            <w:pPr>
              <w:cnfStyle w:val="000000100000" w:firstRow="0" w:lastRow="0" w:firstColumn="0" w:lastColumn="0" w:oddVBand="0" w:evenVBand="0" w:oddHBand="1" w:evenHBand="0" w:firstRowFirstColumn="0" w:firstRowLastColumn="0" w:lastRowFirstColumn="0" w:lastRowLastColumn="0"/>
              <w:rPr>
                <w:noProof/>
                <w:sz w:val="22"/>
                <w:lang w:val="en-CA" w:eastAsia="en-CA"/>
              </w:rPr>
            </w:pPr>
            <w:r>
              <w:rPr>
                <w:noProof/>
                <w:sz w:val="22"/>
                <w:lang w:val="en-CA" w:eastAsia="en-CA"/>
              </w:rPr>
              <w:t>Show absolute variance or contribution to variance with bar charts, pin charts or waterfall charts</w:t>
            </w:r>
          </w:p>
          <w:p w14:paraId="48A7EA84" w14:textId="780B3365" w:rsidR="00A7553D" w:rsidRPr="00B97EC4" w:rsidRDefault="00A7553D" w:rsidP="00A7553D">
            <w:pPr>
              <w:cnfStyle w:val="000000100000" w:firstRow="0" w:lastRow="0" w:firstColumn="0" w:lastColumn="0" w:oddVBand="0" w:evenVBand="0" w:oddHBand="1" w:evenHBand="0" w:firstRowFirstColumn="0" w:firstRowLastColumn="0" w:lastRowFirstColumn="0" w:lastRowLastColumn="0"/>
              <w:rPr>
                <w:sz w:val="22"/>
                <w:lang w:val="en-CA"/>
              </w:rPr>
            </w:pPr>
          </w:p>
        </w:tc>
        <w:tc>
          <w:tcPr>
            <w:tcW w:w="255" w:type="dxa"/>
          </w:tcPr>
          <w:p w14:paraId="6CDCA643" w14:textId="77777777" w:rsidR="00A7553D" w:rsidRPr="00B97EC4" w:rsidRDefault="00A7553D" w:rsidP="00A7553D">
            <w:pPr>
              <w:cnfStyle w:val="000000100000" w:firstRow="0" w:lastRow="0" w:firstColumn="0" w:lastColumn="0" w:oddVBand="0" w:evenVBand="0" w:oddHBand="1" w:evenHBand="0" w:firstRowFirstColumn="0" w:firstRowLastColumn="0" w:lastRowFirstColumn="0" w:lastRowLastColumn="0"/>
              <w:rPr>
                <w:sz w:val="22"/>
                <w:lang w:val="en-CA"/>
              </w:rPr>
            </w:pPr>
          </w:p>
        </w:tc>
        <w:tc>
          <w:tcPr>
            <w:tcW w:w="5387" w:type="dxa"/>
          </w:tcPr>
          <w:p w14:paraId="67E35026" w14:textId="02F7E946" w:rsidR="00A7553D" w:rsidRPr="00B97EC4" w:rsidRDefault="00A7553D" w:rsidP="00A7553D">
            <w:pPr>
              <w:cnfStyle w:val="000000100000" w:firstRow="0" w:lastRow="0" w:firstColumn="0" w:lastColumn="0" w:oddVBand="0" w:evenVBand="0" w:oddHBand="1" w:evenHBand="0" w:firstRowFirstColumn="0" w:firstRowLastColumn="0" w:lastRowFirstColumn="0" w:lastRowLastColumn="0"/>
              <w:rPr>
                <w:noProof/>
                <w:sz w:val="22"/>
                <w:lang w:val="en-CA" w:eastAsia="en-CA"/>
              </w:rPr>
            </w:pPr>
            <w:r>
              <w:rPr>
                <w:noProof/>
                <w:lang w:val="en-CA" w:eastAsia="en-CA"/>
              </w:rPr>
              <w:drawing>
                <wp:anchor distT="0" distB="0" distL="114300" distR="114300" simplePos="0" relativeHeight="251738111" behindDoc="0" locked="0" layoutInCell="1" allowOverlap="1" wp14:anchorId="63414B71" wp14:editId="52E4BE33">
                  <wp:simplePos x="0" y="0"/>
                  <wp:positionH relativeFrom="column">
                    <wp:posOffset>878956</wp:posOffset>
                  </wp:positionH>
                  <wp:positionV relativeFrom="paragraph">
                    <wp:posOffset>67599</wp:posOffset>
                  </wp:positionV>
                  <wp:extent cx="1669242" cy="1090392"/>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9242" cy="109039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7553D" w14:paraId="4D7C6263" w14:textId="77777777" w:rsidTr="0017771B">
        <w:trPr>
          <w:gridAfter w:val="1"/>
          <w:wAfter w:w="39" w:type="dxa"/>
          <w:trHeight w:val="1279"/>
        </w:trPr>
        <w:tc>
          <w:tcPr>
            <w:cnfStyle w:val="001000000000" w:firstRow="0" w:lastRow="0" w:firstColumn="1" w:lastColumn="0" w:oddVBand="0" w:evenVBand="0" w:oddHBand="0" w:evenHBand="0" w:firstRowFirstColumn="0" w:firstRowLastColumn="0" w:lastRowFirstColumn="0" w:lastRowLastColumn="0"/>
            <w:tcW w:w="1555" w:type="dxa"/>
          </w:tcPr>
          <w:p w14:paraId="2C14D834" w14:textId="5DAAE148" w:rsidR="00A7553D" w:rsidRDefault="00A7553D" w:rsidP="00A7553D">
            <w:pPr>
              <w:rPr>
                <w:b w:val="0"/>
                <w:sz w:val="22"/>
                <w:lang w:val="en-CA"/>
              </w:rPr>
            </w:pPr>
            <w:r>
              <w:rPr>
                <w:sz w:val="22"/>
                <w:lang w:val="en-CA"/>
              </w:rPr>
              <w:t>Box plot</w:t>
            </w:r>
          </w:p>
        </w:tc>
        <w:tc>
          <w:tcPr>
            <w:tcW w:w="2409" w:type="dxa"/>
          </w:tcPr>
          <w:p w14:paraId="130B64E3" w14:textId="77777777" w:rsidR="00A7553D" w:rsidRDefault="00A7553D" w:rsidP="00A7553D">
            <w:pPr>
              <w:cnfStyle w:val="000000000000" w:firstRow="0" w:lastRow="0" w:firstColumn="0" w:lastColumn="0" w:oddVBand="0" w:evenVBand="0" w:oddHBand="0" w:evenHBand="0" w:firstRowFirstColumn="0" w:firstRowLastColumn="0" w:lastRowFirstColumn="0" w:lastRowLastColumn="0"/>
              <w:rPr>
                <w:noProof/>
                <w:sz w:val="22"/>
                <w:lang w:val="en-CA" w:eastAsia="en-CA"/>
              </w:rPr>
            </w:pPr>
            <w:r>
              <w:rPr>
                <w:noProof/>
                <w:sz w:val="22"/>
                <w:lang w:val="en-CA" w:eastAsia="en-CA"/>
              </w:rPr>
              <w:t>Used to show statistical information on a population or data series. Usefull tyo identify outliers or normal distribution of elements.</w:t>
            </w:r>
          </w:p>
          <w:p w14:paraId="36B70AAC" w14:textId="47F3E58F" w:rsidR="00A7553D" w:rsidRDefault="00A7553D" w:rsidP="00A7553D">
            <w:pPr>
              <w:cnfStyle w:val="000000000000" w:firstRow="0" w:lastRow="0" w:firstColumn="0" w:lastColumn="0" w:oddVBand="0" w:evenVBand="0" w:oddHBand="0" w:evenHBand="0" w:firstRowFirstColumn="0" w:firstRowLastColumn="0" w:lastRowFirstColumn="0" w:lastRowLastColumn="0"/>
              <w:rPr>
                <w:noProof/>
                <w:sz w:val="22"/>
                <w:lang w:val="en-CA" w:eastAsia="en-CA"/>
              </w:rPr>
            </w:pPr>
          </w:p>
        </w:tc>
        <w:tc>
          <w:tcPr>
            <w:tcW w:w="255" w:type="dxa"/>
          </w:tcPr>
          <w:p w14:paraId="272142C6" w14:textId="77777777" w:rsidR="00A7553D" w:rsidRPr="00B97EC4" w:rsidRDefault="00A7553D" w:rsidP="00A7553D">
            <w:pPr>
              <w:cnfStyle w:val="000000000000" w:firstRow="0" w:lastRow="0" w:firstColumn="0" w:lastColumn="0" w:oddVBand="0" w:evenVBand="0" w:oddHBand="0" w:evenHBand="0" w:firstRowFirstColumn="0" w:firstRowLastColumn="0" w:lastRowFirstColumn="0" w:lastRowLastColumn="0"/>
              <w:rPr>
                <w:sz w:val="22"/>
                <w:lang w:val="en-CA"/>
              </w:rPr>
            </w:pPr>
          </w:p>
        </w:tc>
        <w:tc>
          <w:tcPr>
            <w:tcW w:w="5387" w:type="dxa"/>
          </w:tcPr>
          <w:p w14:paraId="420B7B0C" w14:textId="07823F4A" w:rsidR="00A7553D" w:rsidRDefault="00A7553D" w:rsidP="00A7553D">
            <w:pPr>
              <w:cnfStyle w:val="000000000000" w:firstRow="0" w:lastRow="0" w:firstColumn="0" w:lastColumn="0" w:oddVBand="0" w:evenVBand="0" w:oddHBand="0" w:evenHBand="0" w:firstRowFirstColumn="0" w:firstRowLastColumn="0" w:lastRowFirstColumn="0" w:lastRowLastColumn="0"/>
              <w:rPr>
                <w:noProof/>
                <w:lang w:val="en-CA" w:eastAsia="en-CA"/>
              </w:rPr>
            </w:pPr>
            <w:r w:rsidRPr="00F15CCC" w:rsidDel="00A7553D">
              <w:rPr>
                <w:noProof/>
                <w:lang w:val="en-CA" w:eastAsia="en-CA"/>
              </w:rPr>
              <w:drawing>
                <wp:anchor distT="0" distB="0" distL="114300" distR="114300" simplePos="0" relativeHeight="251742207" behindDoc="0" locked="0" layoutInCell="1" allowOverlap="1" wp14:anchorId="1A991897" wp14:editId="13B49D83">
                  <wp:simplePos x="0" y="0"/>
                  <wp:positionH relativeFrom="column">
                    <wp:posOffset>-34463</wp:posOffset>
                  </wp:positionH>
                  <wp:positionV relativeFrom="paragraph">
                    <wp:posOffset>59170</wp:posOffset>
                  </wp:positionV>
                  <wp:extent cx="3325091" cy="1461122"/>
                  <wp:effectExtent l="0" t="0" r="0" b="635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25091" cy="1461122"/>
                          </a:xfrm>
                          <a:prstGeom prst="rect">
                            <a:avLst/>
                          </a:prstGeom>
                        </pic:spPr>
                      </pic:pic>
                    </a:graphicData>
                  </a:graphic>
                  <wp14:sizeRelH relativeFrom="margin">
                    <wp14:pctWidth>0</wp14:pctWidth>
                  </wp14:sizeRelH>
                  <wp14:sizeRelV relativeFrom="margin">
                    <wp14:pctHeight>0</wp14:pctHeight>
                  </wp14:sizeRelV>
                </wp:anchor>
              </w:drawing>
            </w:r>
          </w:p>
        </w:tc>
      </w:tr>
    </w:tbl>
    <w:p w14:paraId="788FC317" w14:textId="43F0CA00" w:rsidR="008F0AD4" w:rsidRDefault="008F0AD4" w:rsidP="008F0AD4">
      <w:pPr>
        <w:rPr>
          <w:lang w:val="en-CA"/>
        </w:rPr>
      </w:pPr>
    </w:p>
    <w:p w14:paraId="3E3C3F85" w14:textId="77777777" w:rsidR="008F0AD4" w:rsidRDefault="008F0AD4" w:rsidP="008F0AD4">
      <w:pPr>
        <w:rPr>
          <w:lang w:val="en-CA"/>
        </w:rPr>
      </w:pPr>
      <w:r>
        <w:rPr>
          <w:lang w:val="en-CA"/>
        </w:rPr>
        <w:br w:type="page"/>
      </w:r>
    </w:p>
    <w:p w14:paraId="285D9607" w14:textId="77777777" w:rsidR="008F0AD4" w:rsidRDefault="008F0AD4" w:rsidP="008F0AD4">
      <w:pPr>
        <w:pStyle w:val="Heading2"/>
        <w:numPr>
          <w:ilvl w:val="1"/>
          <w:numId w:val="37"/>
        </w:numPr>
      </w:pPr>
      <w:bookmarkStart w:id="37" w:name="_Toc482174248"/>
      <w:bookmarkStart w:id="38" w:name="_Toc488771435"/>
      <w:bookmarkStart w:id="39" w:name="_Toc8822652"/>
      <w:r>
        <w:lastRenderedPageBreak/>
        <w:t>Effective Formatting Example</w:t>
      </w:r>
      <w:bookmarkEnd w:id="37"/>
      <w:bookmarkEnd w:id="38"/>
      <w:bookmarkEnd w:id="39"/>
    </w:p>
    <w:p w14:paraId="295153AD" w14:textId="77777777" w:rsidR="008F0AD4" w:rsidRPr="008F0AD4" w:rsidRDefault="008F0AD4" w:rsidP="008F0AD4">
      <w:pPr>
        <w:spacing w:after="0" w:line="240" w:lineRule="auto"/>
        <w:rPr>
          <w:noProof/>
          <w:lang w:eastAsia="en-CA"/>
        </w:rPr>
      </w:pPr>
    </w:p>
    <w:p w14:paraId="3003D21D" w14:textId="77777777" w:rsidR="008F0AD4" w:rsidRDefault="008F0AD4" w:rsidP="008F0AD4">
      <w:pPr>
        <w:rPr>
          <w:lang w:val="en-CA"/>
        </w:rPr>
      </w:pPr>
    </w:p>
    <w:p w14:paraId="1DA07A34" w14:textId="77777777" w:rsidR="008F0AD4" w:rsidRDefault="008F0AD4" w:rsidP="008F0AD4">
      <w:pPr>
        <w:rPr>
          <w:lang w:val="en-CA"/>
        </w:rPr>
      </w:pPr>
      <w:r>
        <w:rPr>
          <w:noProof/>
          <w:lang w:val="en-CA" w:eastAsia="en-CA"/>
        </w:rPr>
        <mc:AlternateContent>
          <mc:Choice Requires="wps">
            <w:drawing>
              <wp:anchor distT="0" distB="0" distL="114300" distR="114300" simplePos="0" relativeHeight="251680767" behindDoc="0" locked="0" layoutInCell="1" allowOverlap="1" wp14:anchorId="23CDA393" wp14:editId="2308F6C0">
                <wp:simplePos x="0" y="0"/>
                <wp:positionH relativeFrom="column">
                  <wp:posOffset>212090</wp:posOffset>
                </wp:positionH>
                <wp:positionV relativeFrom="paragraph">
                  <wp:posOffset>150495</wp:posOffset>
                </wp:positionV>
                <wp:extent cx="5732780" cy="6910705"/>
                <wp:effectExtent l="0" t="0" r="58420" b="6159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6910705"/>
                        </a:xfrm>
                        <a:prstGeom prst="rect">
                          <a:avLst/>
                        </a:prstGeom>
                        <a:noFill/>
                        <a:ln w="9525">
                          <a:solidFill>
                            <a:srgbClr val="000000"/>
                          </a:solidFill>
                          <a:miter lim="800000"/>
                          <a:headEnd/>
                          <a:tailEnd/>
                        </a:ln>
                        <a:effectLst>
                          <a:outerShdw dist="35921" dir="2700000" algn="ctr" rotWithShape="0">
                            <a:srgbClr val="80808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708F6" id="Rectangle 38" o:spid="_x0000_s1026" style="position:absolute;margin-left:16.7pt;margin-top:11.85pt;width:451.4pt;height:544.15pt;z-index:251680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" filled="f">
                <v:shadow on="t"/>
              </v:rect>
            </w:pict>
          </mc:Fallback>
        </mc:AlternateContent>
      </w:r>
    </w:p>
    <w:p w14:paraId="307CE44C" w14:textId="77777777" w:rsidR="008F0AD4" w:rsidRDefault="008F0AD4" w:rsidP="008F0AD4">
      <w:pPr>
        <w:rPr>
          <w:lang w:val="en-CA"/>
        </w:rPr>
      </w:pPr>
      <w:r>
        <w:rPr>
          <w:noProof/>
          <w:lang w:val="en-CA" w:eastAsia="en-CA"/>
        </w:rPr>
        <mc:AlternateContent>
          <mc:Choice Requires="wps">
            <w:drawing>
              <wp:anchor distT="0" distB="0" distL="114300" distR="114300" simplePos="0" relativeHeight="251683839" behindDoc="0" locked="0" layoutInCell="1" allowOverlap="1" wp14:anchorId="29EEEE01" wp14:editId="4E2D766D">
                <wp:simplePos x="0" y="0"/>
                <wp:positionH relativeFrom="column">
                  <wp:posOffset>1390650</wp:posOffset>
                </wp:positionH>
                <wp:positionV relativeFrom="paragraph">
                  <wp:posOffset>204470</wp:posOffset>
                </wp:positionV>
                <wp:extent cx="1104900" cy="285750"/>
                <wp:effectExtent l="0" t="0" r="19050" b="628650"/>
                <wp:wrapNone/>
                <wp:docPr id="52" name="Line Callout 2 (No Border)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0" cy="285750"/>
                        </a:xfrm>
                        <a:prstGeom prst="callout2">
                          <a:avLst>
                            <a:gd name="adj1" fmla="val 78750"/>
                            <a:gd name="adj2" fmla="val 77012"/>
                            <a:gd name="adj3" fmla="val 162083"/>
                            <a:gd name="adj4" fmla="val 91953"/>
                            <a:gd name="adj5" fmla="val 310278"/>
                            <a:gd name="adj6" fmla="val 97012"/>
                          </a:avLst>
                        </a:prstGeom>
                        <a:solidFill>
                          <a:schemeClr val="bg1">
                            <a:lumMod val="100000"/>
                            <a:lumOff val="0"/>
                          </a:schemeClr>
                        </a:solidFill>
                        <a:ln w="25400">
                          <a:solidFill>
                            <a:schemeClr val="bg1">
                              <a:lumMod val="65000"/>
                            </a:schemeClr>
                          </a:solidFill>
                          <a:miter lim="800000"/>
                          <a:headEnd/>
                          <a:tailEnd/>
                        </a:ln>
                      </wps:spPr>
                      <wps:txbx>
                        <w:txbxContent>
                          <w:p w14:paraId="034D7363" w14:textId="77777777" w:rsidR="003B3BF0" w:rsidRPr="00255209" w:rsidRDefault="003B3BF0" w:rsidP="008F0AD4">
                            <w:pPr>
                              <w:rPr>
                                <w:sz w:val="18"/>
                                <w:szCs w:val="18"/>
                                <w:lang w:val="en-CA"/>
                              </w:rPr>
                            </w:pPr>
                            <w:r>
                              <w:rPr>
                                <w:sz w:val="18"/>
                                <w:szCs w:val="18"/>
                                <w:lang w:val="en-CA"/>
                              </w:rPr>
                              <w:t>Subtle</w:t>
                            </w:r>
                            <w:r w:rsidRPr="00255209">
                              <w:rPr>
                                <w:sz w:val="18"/>
                                <w:szCs w:val="18"/>
                                <w:lang w:val="en-CA"/>
                              </w:rPr>
                              <w:t xml:space="preserve"> </w:t>
                            </w:r>
                            <w:r w:rsidRPr="00255209">
                              <w:rPr>
                                <w:b/>
                                <w:sz w:val="18"/>
                                <w:szCs w:val="18"/>
                                <w:lang w:val="en-CA"/>
                              </w:rPr>
                              <w:t>grid lines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EEEE01"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52" o:spid="_x0000_s1035" type="#_x0000_t42" style="position:absolute;margin-left:109.5pt;margin-top:16.1pt;width:87pt;height:22.5pt;z-index:25168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" adj="20955,67020,19862,35010,16635,17010" fillcolor="white [3212]" strokecolor="#a5a5a5 [2092]" strokeweight="2pt">
                <v:textbox>
                  <w:txbxContent>
                    <w:p w14:paraId="034D7363" w14:textId="77777777" w:rsidR="003B3BF0" w:rsidRPr="00255209" w:rsidRDefault="003B3BF0" w:rsidP="008F0AD4">
                      <w:pPr>
                        <w:rPr>
                          <w:sz w:val="18"/>
                          <w:szCs w:val="18"/>
                          <w:lang w:val="en-CA"/>
                        </w:rPr>
                      </w:pPr>
                      <w:r>
                        <w:rPr>
                          <w:sz w:val="18"/>
                          <w:szCs w:val="18"/>
                          <w:lang w:val="en-CA"/>
                        </w:rPr>
                        <w:t>Subtle</w:t>
                      </w:r>
                      <w:r w:rsidRPr="00255209">
                        <w:rPr>
                          <w:sz w:val="18"/>
                          <w:szCs w:val="18"/>
                          <w:lang w:val="en-CA"/>
                        </w:rPr>
                        <w:t xml:space="preserve"> </w:t>
                      </w:r>
                      <w:r w:rsidRPr="00255209">
                        <w:rPr>
                          <w:b/>
                          <w:sz w:val="18"/>
                          <w:szCs w:val="18"/>
                          <w:lang w:val="en-CA"/>
                        </w:rPr>
                        <w:t>grid lines</w:t>
                      </w:r>
                    </w:p>
                  </w:txbxContent>
                </v:textbox>
                <o:callout v:ext="edit" minusx="t" minusy="t"/>
              </v:shape>
            </w:pict>
          </mc:Fallback>
        </mc:AlternateContent>
      </w:r>
      <w:r>
        <w:rPr>
          <w:noProof/>
          <w:lang w:val="en-CA" w:eastAsia="en-CA"/>
        </w:rPr>
        <mc:AlternateContent>
          <mc:Choice Requires="wps">
            <w:drawing>
              <wp:anchor distT="0" distB="0" distL="114300" distR="114300" simplePos="0" relativeHeight="251685887" behindDoc="0" locked="0" layoutInCell="1" allowOverlap="1" wp14:anchorId="41251A2D" wp14:editId="4769FD60">
                <wp:simplePos x="0" y="0"/>
                <wp:positionH relativeFrom="column">
                  <wp:posOffset>3304540</wp:posOffset>
                </wp:positionH>
                <wp:positionV relativeFrom="paragraph">
                  <wp:posOffset>144145</wp:posOffset>
                </wp:positionV>
                <wp:extent cx="1981200" cy="447675"/>
                <wp:effectExtent l="704850" t="0" r="19050" b="771525"/>
                <wp:wrapNone/>
                <wp:docPr id="45" name="Line Callout 2 (No Border)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0" cy="447675"/>
                        </a:xfrm>
                        <a:prstGeom prst="callout2">
                          <a:avLst>
                            <a:gd name="adj1" fmla="val 62596"/>
                            <a:gd name="adj2" fmla="val 3729"/>
                            <a:gd name="adj3" fmla="val 156699"/>
                            <a:gd name="adj4" fmla="val -15232"/>
                            <a:gd name="adj5" fmla="val 260487"/>
                            <a:gd name="adj6" fmla="val -34958"/>
                          </a:avLst>
                        </a:prstGeom>
                        <a:solidFill>
                          <a:schemeClr val="bg1">
                            <a:lumMod val="100000"/>
                            <a:lumOff val="0"/>
                          </a:schemeClr>
                        </a:solidFill>
                        <a:ln w="25400">
                          <a:solidFill>
                            <a:schemeClr val="bg1">
                              <a:lumMod val="65000"/>
                            </a:schemeClr>
                          </a:solidFill>
                          <a:miter lim="800000"/>
                          <a:headEnd/>
                          <a:tailEnd/>
                        </a:ln>
                      </wps:spPr>
                      <wps:txbx>
                        <w:txbxContent>
                          <w:p w14:paraId="1BA9A20F" w14:textId="77777777" w:rsidR="003B3BF0" w:rsidRPr="00255209" w:rsidRDefault="003B3BF0" w:rsidP="008F0AD4">
                            <w:pPr>
                              <w:rPr>
                                <w:sz w:val="18"/>
                                <w:szCs w:val="18"/>
                                <w:lang w:val="en-CA"/>
                              </w:rPr>
                            </w:pPr>
                            <w:r>
                              <w:rPr>
                                <w:b/>
                                <w:sz w:val="18"/>
                                <w:szCs w:val="18"/>
                                <w:lang w:val="en-CA"/>
                              </w:rPr>
                              <w:t xml:space="preserve">No </w:t>
                            </w:r>
                            <w:r w:rsidRPr="00255209">
                              <w:rPr>
                                <w:b/>
                                <w:sz w:val="18"/>
                                <w:szCs w:val="18"/>
                                <w:lang w:val="en-CA"/>
                              </w:rPr>
                              <w:t>data values</w:t>
                            </w:r>
                            <w:r w:rsidRPr="00255209">
                              <w:rPr>
                                <w:sz w:val="18"/>
                                <w:szCs w:val="18"/>
                                <w:lang w:val="en-CA"/>
                              </w:rPr>
                              <w:t xml:space="preserve"> on the plot area</w:t>
                            </w:r>
                            <w:r>
                              <w:rPr>
                                <w:sz w:val="18"/>
                                <w:szCs w:val="18"/>
                                <w:lang w:val="en-CA"/>
                              </w:rPr>
                              <w:br/>
                              <w:t>P</w:t>
                            </w:r>
                            <w:r w:rsidRPr="00255209">
                              <w:rPr>
                                <w:sz w:val="18"/>
                                <w:szCs w:val="18"/>
                                <w:lang w:val="en-CA"/>
                              </w:rPr>
                              <w:t xml:space="preserve">lot area </w:t>
                            </w:r>
                            <w:r w:rsidRPr="00255209">
                              <w:rPr>
                                <w:b/>
                                <w:sz w:val="18"/>
                                <w:szCs w:val="18"/>
                                <w:lang w:val="en-CA"/>
                              </w:rPr>
                              <w:t>background clear and light</w:t>
                            </w:r>
                          </w:p>
                          <w:p w14:paraId="55BACC40" w14:textId="77777777" w:rsidR="003B3BF0" w:rsidRPr="00255209" w:rsidRDefault="003B3BF0" w:rsidP="008F0AD4">
                            <w:pPr>
                              <w:rPr>
                                <w:sz w:val="18"/>
                                <w:szCs w:val="18"/>
                                <w:lang w:val="en-CA"/>
                              </w:rPr>
                            </w:pPr>
                            <w:r w:rsidRPr="00255209">
                              <w:rPr>
                                <w:sz w:val="18"/>
                                <w:szCs w:val="18"/>
                                <w:lang w:val="en-CA"/>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251A2D" id="Line Callout 2 (No Border) 45" o:spid="_x0000_s1036" type="#_x0000_t42" style="position:absolute;margin-left:260.2pt;margin-top:11.35pt;width:156pt;height:35.25pt;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" adj="-7551,56265,-3290,33847,805,13521" fillcolor="white [3212]" strokecolor="#a5a5a5 [2092]" strokeweight="2pt">
                <v:textbox>
                  <w:txbxContent>
                    <w:p w14:paraId="1BA9A20F" w14:textId="77777777" w:rsidR="003B3BF0" w:rsidRPr="00255209" w:rsidRDefault="003B3BF0" w:rsidP="008F0AD4">
                      <w:pPr>
                        <w:rPr>
                          <w:sz w:val="18"/>
                          <w:szCs w:val="18"/>
                          <w:lang w:val="en-CA"/>
                        </w:rPr>
                      </w:pPr>
                      <w:r>
                        <w:rPr>
                          <w:b/>
                          <w:sz w:val="18"/>
                          <w:szCs w:val="18"/>
                          <w:lang w:val="en-CA"/>
                        </w:rPr>
                        <w:t xml:space="preserve">No </w:t>
                      </w:r>
                      <w:r w:rsidRPr="00255209">
                        <w:rPr>
                          <w:b/>
                          <w:sz w:val="18"/>
                          <w:szCs w:val="18"/>
                          <w:lang w:val="en-CA"/>
                        </w:rPr>
                        <w:t>data values</w:t>
                      </w:r>
                      <w:r w:rsidRPr="00255209">
                        <w:rPr>
                          <w:sz w:val="18"/>
                          <w:szCs w:val="18"/>
                          <w:lang w:val="en-CA"/>
                        </w:rPr>
                        <w:t xml:space="preserve"> on the plot area</w:t>
                      </w:r>
                      <w:r>
                        <w:rPr>
                          <w:sz w:val="18"/>
                          <w:szCs w:val="18"/>
                          <w:lang w:val="en-CA"/>
                        </w:rPr>
                        <w:br/>
                        <w:t>P</w:t>
                      </w:r>
                      <w:r w:rsidRPr="00255209">
                        <w:rPr>
                          <w:sz w:val="18"/>
                          <w:szCs w:val="18"/>
                          <w:lang w:val="en-CA"/>
                        </w:rPr>
                        <w:t xml:space="preserve">lot area </w:t>
                      </w:r>
                      <w:r w:rsidRPr="00255209">
                        <w:rPr>
                          <w:b/>
                          <w:sz w:val="18"/>
                          <w:szCs w:val="18"/>
                          <w:lang w:val="en-CA"/>
                        </w:rPr>
                        <w:t>background clear and light</w:t>
                      </w:r>
                    </w:p>
                    <w:p w14:paraId="55BACC40" w14:textId="77777777" w:rsidR="003B3BF0" w:rsidRPr="00255209" w:rsidRDefault="003B3BF0" w:rsidP="008F0AD4">
                      <w:pPr>
                        <w:rPr>
                          <w:sz w:val="18"/>
                          <w:szCs w:val="18"/>
                          <w:lang w:val="en-CA"/>
                        </w:rPr>
                      </w:pPr>
                      <w:r w:rsidRPr="00255209">
                        <w:rPr>
                          <w:sz w:val="18"/>
                          <w:szCs w:val="18"/>
                          <w:lang w:val="en-CA"/>
                        </w:rPr>
                        <w:t xml:space="preserve"> </w:t>
                      </w:r>
                    </w:p>
                  </w:txbxContent>
                </v:textbox>
                <o:callout v:ext="edit" minusy="t"/>
              </v:shape>
            </w:pict>
          </mc:Fallback>
        </mc:AlternateContent>
      </w:r>
    </w:p>
    <w:tbl>
      <w:tblPr>
        <w:tblStyle w:val="TableGrid"/>
        <w:tblpPr w:leftFromText="180" w:rightFromText="180" w:vertAnchor="text" w:horzAnchor="margin" w:tblpXSpec="center" w:tblpY="487"/>
        <w:tblW w:w="78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7087"/>
        <w:gridCol w:w="462"/>
      </w:tblGrid>
      <w:tr w:rsidR="008F0AD4" w14:paraId="5BF005BE" w14:textId="77777777" w:rsidTr="008F0AD4">
        <w:tc>
          <w:tcPr>
            <w:tcW w:w="284" w:type="dxa"/>
          </w:tcPr>
          <w:p w14:paraId="424F156B" w14:textId="77777777" w:rsidR="008F0AD4" w:rsidRDefault="008F0AD4" w:rsidP="008F0AD4">
            <w:pPr>
              <w:rPr>
                <w:rFonts w:ascii="Times New Roman" w:eastAsiaTheme="minorHAnsi" w:hAnsi="Times New Roman" w:cstheme="minorBidi"/>
              </w:rPr>
            </w:pPr>
          </w:p>
        </w:tc>
        <w:tc>
          <w:tcPr>
            <w:tcW w:w="7087" w:type="dxa"/>
            <w:hideMark/>
          </w:tcPr>
          <w:p w14:paraId="6EF59398" w14:textId="77777777" w:rsidR="008F0AD4" w:rsidRDefault="008F0AD4" w:rsidP="008F0AD4">
            <w:pPr>
              <w:spacing w:after="0"/>
            </w:pPr>
            <w:r>
              <w:rPr>
                <w:noProof/>
                <w:lang w:val="en-CA" w:eastAsia="en-CA"/>
              </w:rPr>
              <mc:AlternateContent>
                <mc:Choice Requires="wps">
                  <w:drawing>
                    <wp:anchor distT="0" distB="0" distL="114300" distR="114300" simplePos="0" relativeHeight="251681791" behindDoc="0" locked="0" layoutInCell="1" allowOverlap="1" wp14:anchorId="482A1B39" wp14:editId="12634143">
                      <wp:simplePos x="0" y="0"/>
                      <wp:positionH relativeFrom="column">
                        <wp:posOffset>3418840</wp:posOffset>
                      </wp:positionH>
                      <wp:positionV relativeFrom="paragraph">
                        <wp:posOffset>33020</wp:posOffset>
                      </wp:positionV>
                      <wp:extent cx="1419225" cy="419100"/>
                      <wp:effectExtent l="476250" t="0" r="28575" b="171450"/>
                      <wp:wrapNone/>
                      <wp:docPr id="51" name="Line Callout 2 (No Border)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9225" cy="419100"/>
                              </a:xfrm>
                              <a:prstGeom prst="callout2">
                                <a:avLst>
                                  <a:gd name="adj1" fmla="val 39204"/>
                                  <a:gd name="adj2" fmla="val 3705"/>
                                  <a:gd name="adj3" fmla="val 48295"/>
                                  <a:gd name="adj4" fmla="val -14573"/>
                                  <a:gd name="adj5" fmla="val 135985"/>
                                  <a:gd name="adj6" fmla="val -33456"/>
                                </a:avLst>
                              </a:prstGeom>
                              <a:solidFill>
                                <a:schemeClr val="bg1">
                                  <a:lumMod val="100000"/>
                                  <a:lumOff val="0"/>
                                </a:schemeClr>
                              </a:solidFill>
                              <a:ln w="25400">
                                <a:solidFill>
                                  <a:schemeClr val="bg1">
                                    <a:lumMod val="65000"/>
                                  </a:schemeClr>
                                </a:solidFill>
                                <a:miter lim="800000"/>
                                <a:headEnd/>
                                <a:tailEnd/>
                              </a:ln>
                            </wps:spPr>
                            <wps:txbx>
                              <w:txbxContent>
                                <w:p w14:paraId="3423B2F1" w14:textId="77777777" w:rsidR="003B3BF0" w:rsidRPr="00255209" w:rsidRDefault="003B3BF0" w:rsidP="008F0AD4">
                                  <w:pPr>
                                    <w:rPr>
                                      <w:sz w:val="18"/>
                                      <w:szCs w:val="18"/>
                                      <w:lang w:val="en-CA"/>
                                    </w:rPr>
                                  </w:pPr>
                                  <w:r>
                                    <w:rPr>
                                      <w:b/>
                                      <w:sz w:val="18"/>
                                      <w:szCs w:val="18"/>
                                      <w:lang w:val="en-CA"/>
                                    </w:rPr>
                                    <w:t>No</w:t>
                                  </w:r>
                                  <w:r w:rsidRPr="00255209">
                                    <w:rPr>
                                      <w:b/>
                                      <w:sz w:val="18"/>
                                      <w:szCs w:val="18"/>
                                      <w:lang w:val="en-CA"/>
                                    </w:rPr>
                                    <w:t xml:space="preserve"> borders around</w:t>
                                  </w:r>
                                  <w:r w:rsidRPr="00255209">
                                    <w:rPr>
                                      <w:sz w:val="18"/>
                                      <w:szCs w:val="18"/>
                                      <w:lang w:val="en-CA"/>
                                    </w:rPr>
                                    <w:t xml:space="preserve"> bars </w:t>
                                  </w:r>
                                  <w:r>
                                    <w:rPr>
                                      <w:sz w:val="18"/>
                                      <w:szCs w:val="18"/>
                                      <w:lang w:val="en-CA"/>
                                    </w:rPr>
                                    <w:t>(no highlight needed)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A1B39" id="Line Callout 2 (No Border) 51" o:spid="_x0000_s1037" type="#_x0000_t42" style="position:absolute;margin-left:269.2pt;margin-top:2.6pt;width:111.75pt;height:33pt;z-index:251681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" adj="-7226,29373,-3148,10432,800,8468" fillcolor="white [3212]" strokecolor="#a5a5a5 [2092]" strokeweight="2pt">
                      <v:textbox>
                        <w:txbxContent>
                          <w:p w14:paraId="3423B2F1" w14:textId="77777777" w:rsidR="003B3BF0" w:rsidRPr="00255209" w:rsidRDefault="003B3BF0" w:rsidP="008F0AD4">
                            <w:pPr>
                              <w:rPr>
                                <w:sz w:val="18"/>
                                <w:szCs w:val="18"/>
                                <w:lang w:val="en-CA"/>
                              </w:rPr>
                            </w:pPr>
                            <w:r>
                              <w:rPr>
                                <w:b/>
                                <w:sz w:val="18"/>
                                <w:szCs w:val="18"/>
                                <w:lang w:val="en-CA"/>
                              </w:rPr>
                              <w:t>No</w:t>
                            </w:r>
                            <w:r w:rsidRPr="00255209">
                              <w:rPr>
                                <w:b/>
                                <w:sz w:val="18"/>
                                <w:szCs w:val="18"/>
                                <w:lang w:val="en-CA"/>
                              </w:rPr>
                              <w:t xml:space="preserve"> borders around</w:t>
                            </w:r>
                            <w:r w:rsidRPr="00255209">
                              <w:rPr>
                                <w:sz w:val="18"/>
                                <w:szCs w:val="18"/>
                                <w:lang w:val="en-CA"/>
                              </w:rPr>
                              <w:t xml:space="preserve"> bars </w:t>
                            </w:r>
                            <w:r>
                              <w:rPr>
                                <w:sz w:val="18"/>
                                <w:szCs w:val="18"/>
                                <w:lang w:val="en-CA"/>
                              </w:rPr>
                              <w:t>(no highlight needed)</w:t>
                            </w:r>
                          </w:p>
                        </w:txbxContent>
                      </v:textbox>
                      <o:callout v:ext="edit" minusy="t"/>
                    </v:shape>
                  </w:pict>
                </mc:Fallback>
              </mc:AlternateContent>
            </w:r>
            <w:r>
              <w:rPr>
                <w:color w:val="808080" w:themeColor="background1" w:themeShade="80"/>
                <w:sz w:val="28"/>
              </w:rPr>
              <w:t xml:space="preserve">   Both Coasts</w:t>
            </w:r>
            <w:r>
              <w:rPr>
                <w:color w:val="808080" w:themeColor="background1" w:themeShade="80"/>
                <w:sz w:val="28"/>
              </w:rPr>
              <w:br/>
            </w:r>
          </w:p>
        </w:tc>
        <w:tc>
          <w:tcPr>
            <w:tcW w:w="462" w:type="dxa"/>
          </w:tcPr>
          <w:p w14:paraId="5E2C135F" w14:textId="77777777" w:rsidR="008F0AD4" w:rsidRDefault="008F0AD4" w:rsidP="008F0AD4"/>
        </w:tc>
      </w:tr>
      <w:tr w:rsidR="008F0AD4" w14:paraId="6CCF9480" w14:textId="77777777" w:rsidTr="008F0AD4">
        <w:trPr>
          <w:cantSplit/>
          <w:trHeight w:val="1134"/>
        </w:trPr>
        <w:tc>
          <w:tcPr>
            <w:tcW w:w="284" w:type="dxa"/>
            <w:textDirection w:val="btLr"/>
            <w:hideMark/>
          </w:tcPr>
          <w:p w14:paraId="221928E3" w14:textId="77777777" w:rsidR="008F0AD4" w:rsidRDefault="008F0AD4" w:rsidP="008F0AD4">
            <w:pPr>
              <w:ind w:left="113" w:right="113"/>
              <w:jc w:val="center"/>
              <w:rPr>
                <w:noProof/>
                <w:color w:val="808080" w:themeColor="background1" w:themeShade="80"/>
                <w:sz w:val="14"/>
                <w:lang w:val="en-CA" w:eastAsia="en-CA"/>
              </w:rPr>
            </w:pPr>
            <w:r>
              <w:rPr>
                <w:noProof/>
                <w:color w:val="808080" w:themeColor="background1" w:themeShade="80"/>
                <w:sz w:val="14"/>
                <w:lang w:val="en-CA" w:eastAsia="en-CA"/>
              </w:rPr>
              <w:t>OpDef Count &amp; Unique Parent Equip Count</w:t>
            </w:r>
          </w:p>
        </w:tc>
        <w:tc>
          <w:tcPr>
            <w:tcW w:w="7087" w:type="dxa"/>
            <w:hideMark/>
          </w:tcPr>
          <w:p w14:paraId="3A423E4B" w14:textId="77777777" w:rsidR="008F0AD4" w:rsidRDefault="008F0AD4" w:rsidP="008F0AD4">
            <w:pPr>
              <w:rPr>
                <w:sz w:val="24"/>
              </w:rPr>
            </w:pPr>
            <w:r>
              <w:rPr>
                <w:noProof/>
                <w:lang w:val="en-CA" w:eastAsia="en-CA"/>
              </w:rPr>
              <w:drawing>
                <wp:inline distT="0" distB="0" distL="0" distR="0" wp14:anchorId="04CB5BDE" wp14:editId="089013CA">
                  <wp:extent cx="4337050" cy="1676148"/>
                  <wp:effectExtent l="0" t="0" r="635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l="9198" t="6769" r="45883" b="69501"/>
                          <a:stretch>
                            <a:fillRect/>
                          </a:stretch>
                        </pic:blipFill>
                        <pic:spPr bwMode="auto">
                          <a:xfrm>
                            <a:off x="0" y="0"/>
                            <a:ext cx="4357491" cy="1684048"/>
                          </a:xfrm>
                          <a:prstGeom prst="rect">
                            <a:avLst/>
                          </a:prstGeom>
                          <a:noFill/>
                          <a:ln>
                            <a:noFill/>
                          </a:ln>
                        </pic:spPr>
                      </pic:pic>
                    </a:graphicData>
                  </a:graphic>
                </wp:inline>
              </w:drawing>
            </w:r>
          </w:p>
        </w:tc>
        <w:tc>
          <w:tcPr>
            <w:tcW w:w="462" w:type="dxa"/>
            <w:textDirection w:val="btLr"/>
            <w:hideMark/>
          </w:tcPr>
          <w:p w14:paraId="1A5C9512" w14:textId="77777777" w:rsidR="008F0AD4" w:rsidRDefault="008F0AD4" w:rsidP="008F0AD4">
            <w:pPr>
              <w:ind w:left="113" w:right="113"/>
              <w:jc w:val="center"/>
              <w:rPr>
                <w:b/>
                <w:noProof/>
                <w:lang w:val="en-CA" w:eastAsia="en-CA"/>
              </w:rPr>
            </w:pPr>
            <w:r>
              <w:rPr>
                <w:b/>
                <w:noProof/>
                <w:color w:val="A8D08D" w:themeColor="accent6" w:themeTint="99"/>
                <w:sz w:val="18"/>
                <w:lang w:val="en-CA" w:eastAsia="en-CA"/>
              </w:rPr>
              <w:t>Unavailable Days</w:t>
            </w:r>
          </w:p>
        </w:tc>
      </w:tr>
      <w:tr w:rsidR="008F0AD4" w14:paraId="5A039261" w14:textId="77777777" w:rsidTr="008F0AD4">
        <w:tc>
          <w:tcPr>
            <w:tcW w:w="284" w:type="dxa"/>
          </w:tcPr>
          <w:p w14:paraId="7280DED8" w14:textId="77777777" w:rsidR="008F0AD4" w:rsidRDefault="008F0AD4" w:rsidP="008F0AD4">
            <w:pPr>
              <w:jc w:val="center"/>
              <w:rPr>
                <w:color w:val="0066FF"/>
                <w:sz w:val="18"/>
              </w:rPr>
            </w:pPr>
          </w:p>
        </w:tc>
        <w:tc>
          <w:tcPr>
            <w:tcW w:w="7087" w:type="dxa"/>
            <w:hideMark/>
          </w:tcPr>
          <w:p w14:paraId="54F1F77C" w14:textId="77777777" w:rsidR="008F0AD4" w:rsidRDefault="008F0AD4" w:rsidP="008F0AD4">
            <w:pPr>
              <w:jc w:val="center"/>
              <w:rPr>
                <w:b/>
                <w:color w:val="7F7F7F" w:themeColor="text1" w:themeTint="80"/>
                <w:sz w:val="18"/>
              </w:rPr>
            </w:pPr>
            <w:r>
              <w:rPr>
                <w:color w:val="0066FF"/>
                <w:sz w:val="18"/>
              </w:rPr>
              <w:t>■</w:t>
            </w:r>
            <w:r>
              <w:rPr>
                <w:sz w:val="18"/>
              </w:rPr>
              <w:t xml:space="preserve"> </w:t>
            </w:r>
            <w:proofErr w:type="spellStart"/>
            <w:r>
              <w:rPr>
                <w:b/>
                <w:color w:val="7F7F7F" w:themeColor="text1" w:themeTint="80"/>
                <w:sz w:val="18"/>
              </w:rPr>
              <w:t>OpDef</w:t>
            </w:r>
            <w:proofErr w:type="spellEnd"/>
            <w:r>
              <w:rPr>
                <w:b/>
                <w:color w:val="7F7F7F" w:themeColor="text1" w:themeTint="80"/>
                <w:sz w:val="18"/>
              </w:rPr>
              <w:t xml:space="preserve"> count  </w:t>
            </w:r>
            <w:r>
              <w:rPr>
                <w:sz w:val="18"/>
              </w:rPr>
              <w:t xml:space="preserve"> </w:t>
            </w:r>
            <w:r>
              <w:rPr>
                <w:rFonts w:asciiTheme="minorBidi" w:hAnsiTheme="minorBidi"/>
                <w:color w:val="00EBE6"/>
                <w:sz w:val="18"/>
              </w:rPr>
              <w:t>■</w:t>
            </w:r>
            <w:r>
              <w:rPr>
                <w:rFonts w:asciiTheme="minorBidi" w:hAnsiTheme="minorBidi"/>
                <w:sz w:val="18"/>
              </w:rPr>
              <w:t xml:space="preserve">  </w:t>
            </w:r>
            <w:r>
              <w:rPr>
                <w:b/>
                <w:color w:val="7F7F7F" w:themeColor="text1" w:themeTint="80"/>
                <w:sz w:val="18"/>
              </w:rPr>
              <w:t>Unique Parent Equip count</w:t>
            </w:r>
            <w:r>
              <w:rPr>
                <w:rFonts w:asciiTheme="minorBidi" w:hAnsiTheme="minorBidi"/>
                <w:sz w:val="18"/>
              </w:rPr>
              <w:t xml:space="preserve">   </w:t>
            </w:r>
            <w:r>
              <w:rPr>
                <w:color w:val="A8D08D" w:themeColor="accent6" w:themeTint="99"/>
                <w:sz w:val="18"/>
              </w:rPr>
              <w:t>■</w:t>
            </w:r>
            <w:r>
              <w:rPr>
                <w:sz w:val="18"/>
              </w:rPr>
              <w:t xml:space="preserve">  </w:t>
            </w:r>
            <w:r>
              <w:rPr>
                <w:b/>
                <w:color w:val="7F7F7F" w:themeColor="text1" w:themeTint="80"/>
                <w:sz w:val="18"/>
              </w:rPr>
              <w:t>Unavailable Days</w:t>
            </w:r>
          </w:p>
          <w:p w14:paraId="61B022FE" w14:textId="77777777" w:rsidR="008F0AD4" w:rsidRDefault="008F0AD4" w:rsidP="008F0AD4">
            <w:pPr>
              <w:jc w:val="center"/>
              <w:rPr>
                <w:b/>
                <w:color w:val="7F7F7F" w:themeColor="text1" w:themeTint="80"/>
                <w:sz w:val="18"/>
              </w:rPr>
            </w:pPr>
            <w:r>
              <w:rPr>
                <w:noProof/>
                <w:lang w:val="en-CA" w:eastAsia="en-CA"/>
              </w:rPr>
              <mc:AlternateContent>
                <mc:Choice Requires="wps">
                  <w:drawing>
                    <wp:anchor distT="0" distB="0" distL="114300" distR="114300" simplePos="0" relativeHeight="251691007" behindDoc="0" locked="0" layoutInCell="1" allowOverlap="1" wp14:anchorId="1A53F272" wp14:editId="2188AC86">
                      <wp:simplePos x="0" y="0"/>
                      <wp:positionH relativeFrom="column">
                        <wp:posOffset>2709545</wp:posOffset>
                      </wp:positionH>
                      <wp:positionV relativeFrom="paragraph">
                        <wp:posOffset>121285</wp:posOffset>
                      </wp:positionV>
                      <wp:extent cx="2038350" cy="381000"/>
                      <wp:effectExtent l="419100" t="228600" r="19050" b="19050"/>
                      <wp:wrapNone/>
                      <wp:docPr id="43" name="Line Callout 2 (No Borde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8350" cy="381000"/>
                              </a:xfrm>
                              <a:prstGeom prst="callout2">
                                <a:avLst>
                                  <a:gd name="adj1" fmla="val 49355"/>
                                  <a:gd name="adj2" fmla="val -2943"/>
                                  <a:gd name="adj3" fmla="val 55114"/>
                                  <a:gd name="adj4" fmla="val -15423"/>
                                  <a:gd name="adj5" fmla="val -57175"/>
                                  <a:gd name="adj6" fmla="val -19950"/>
                                </a:avLst>
                              </a:prstGeom>
                              <a:solidFill>
                                <a:schemeClr val="bg1">
                                  <a:alpha val="27843"/>
                                </a:schemeClr>
                              </a:solidFill>
                              <a:ln w="25400">
                                <a:solidFill>
                                  <a:schemeClr val="bg1">
                                    <a:lumMod val="65000"/>
                                  </a:schemeClr>
                                </a:solidFill>
                                <a:miter lim="800000"/>
                                <a:headEnd/>
                                <a:tailEnd/>
                              </a:ln>
                            </wps:spPr>
                            <wps:txbx>
                              <w:txbxContent>
                                <w:p w14:paraId="56C164DD" w14:textId="77777777" w:rsidR="003B3BF0" w:rsidRPr="00255209" w:rsidRDefault="003B3BF0" w:rsidP="008F0AD4">
                                  <w:pPr>
                                    <w:rPr>
                                      <w:sz w:val="18"/>
                                      <w:szCs w:val="18"/>
                                      <w:lang w:val="en-CA"/>
                                    </w:rPr>
                                  </w:pPr>
                                  <w:r w:rsidRPr="00255209">
                                    <w:rPr>
                                      <w:b/>
                                      <w:sz w:val="18"/>
                                      <w:szCs w:val="18"/>
                                      <w:lang w:val="en-CA"/>
                                    </w:rPr>
                                    <w:t>Legend as small as possible</w:t>
                                  </w:r>
                                  <w:r w:rsidRPr="00255209">
                                    <w:rPr>
                                      <w:sz w:val="18"/>
                                      <w:szCs w:val="18"/>
                                      <w:lang w:val="en-CA"/>
                                    </w:rPr>
                                    <w:t xml:space="preserve"> with no border</w:t>
                                  </w:r>
                                  <w:r>
                                    <w:rPr>
                                      <w:sz w:val="18"/>
                                      <w:szCs w:val="18"/>
                                      <w:lang w:val="en-CA"/>
                                    </w:rPr>
                                    <w:t xml:space="preserve"> </w:t>
                                  </w:r>
                                  <w:r w:rsidRPr="00255209">
                                    <w:rPr>
                                      <w:sz w:val="18"/>
                                      <w:szCs w:val="18"/>
                                      <w:lang w:val="en-CA"/>
                                    </w:rPr>
                                    <w:t>or title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53F272" id="Line Callout 2 (No Border) 43" o:spid="_x0000_s1038" type="#_x0000_t42" style="position:absolute;left:0;text-align:left;margin-left:213.35pt;margin-top:9.55pt;width:160.5pt;height:30pt;z-index:251691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" adj="-4309,-12350,-3331,11905,-636,10661" fillcolor="white [3212]" strokecolor="#a5a5a5 [2092]" strokeweight="2pt">
                      <v:fill opacity="18247f"/>
                      <v:textbox inset="0,0,0,0">
                        <w:txbxContent>
                          <w:p w14:paraId="56C164DD" w14:textId="77777777" w:rsidR="003B3BF0" w:rsidRPr="00255209" w:rsidRDefault="003B3BF0" w:rsidP="008F0AD4">
                            <w:pPr>
                              <w:rPr>
                                <w:sz w:val="18"/>
                                <w:szCs w:val="18"/>
                                <w:lang w:val="en-CA"/>
                              </w:rPr>
                            </w:pPr>
                            <w:r w:rsidRPr="00255209">
                              <w:rPr>
                                <w:b/>
                                <w:sz w:val="18"/>
                                <w:szCs w:val="18"/>
                                <w:lang w:val="en-CA"/>
                              </w:rPr>
                              <w:t>Legend as small as possible</w:t>
                            </w:r>
                            <w:r w:rsidRPr="00255209">
                              <w:rPr>
                                <w:sz w:val="18"/>
                                <w:szCs w:val="18"/>
                                <w:lang w:val="en-CA"/>
                              </w:rPr>
                              <w:t xml:space="preserve"> with no border</w:t>
                            </w:r>
                            <w:r>
                              <w:rPr>
                                <w:sz w:val="18"/>
                                <w:szCs w:val="18"/>
                                <w:lang w:val="en-CA"/>
                              </w:rPr>
                              <w:t xml:space="preserve"> </w:t>
                            </w:r>
                            <w:r w:rsidRPr="00255209">
                              <w:rPr>
                                <w:sz w:val="18"/>
                                <w:szCs w:val="18"/>
                                <w:lang w:val="en-CA"/>
                              </w:rPr>
                              <w:t>or title</w:t>
                            </w:r>
                          </w:p>
                        </w:txbxContent>
                      </v:textbox>
                    </v:shape>
                  </w:pict>
                </mc:Fallback>
              </mc:AlternateContent>
            </w:r>
          </w:p>
          <w:p w14:paraId="3D3B4709" w14:textId="77777777" w:rsidR="008F0AD4" w:rsidRDefault="008F0AD4" w:rsidP="008F0AD4">
            <w:pPr>
              <w:jc w:val="center"/>
              <w:rPr>
                <w:rFonts w:cstheme="minorBidi"/>
                <w:sz w:val="24"/>
              </w:rPr>
            </w:pPr>
          </w:p>
        </w:tc>
        <w:tc>
          <w:tcPr>
            <w:tcW w:w="462" w:type="dxa"/>
          </w:tcPr>
          <w:p w14:paraId="2620F92A" w14:textId="77777777" w:rsidR="008F0AD4" w:rsidRDefault="008F0AD4" w:rsidP="008F0AD4">
            <w:pPr>
              <w:jc w:val="center"/>
              <w:rPr>
                <w:color w:val="0066FF"/>
                <w:sz w:val="18"/>
              </w:rPr>
            </w:pPr>
          </w:p>
        </w:tc>
      </w:tr>
    </w:tbl>
    <w:tbl>
      <w:tblPr>
        <w:tblStyle w:val="TableGrid"/>
        <w:tblpPr w:leftFromText="181" w:rightFromText="181" w:vertAnchor="text" w:horzAnchor="page" w:tblpX="3433" w:tblpY="63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129"/>
        <w:gridCol w:w="1922"/>
        <w:gridCol w:w="2018"/>
      </w:tblGrid>
      <w:tr w:rsidR="008F0AD4" w14:paraId="4CB50EC9" w14:textId="77777777" w:rsidTr="008F0AD4">
        <w:tc>
          <w:tcPr>
            <w:tcW w:w="993" w:type="dxa"/>
            <w:tcBorders>
              <w:top w:val="nil"/>
              <w:left w:val="nil"/>
              <w:bottom w:val="single" w:sz="4" w:space="0" w:color="auto"/>
              <w:right w:val="nil"/>
            </w:tcBorders>
            <w:vAlign w:val="center"/>
            <w:hideMark/>
          </w:tcPr>
          <w:p w14:paraId="56137013" w14:textId="77777777" w:rsidR="008F0AD4" w:rsidRDefault="008F0AD4" w:rsidP="008F0AD4">
            <w:pPr>
              <w:spacing w:after="0"/>
              <w:jc w:val="right"/>
              <w:rPr>
                <w:rFonts w:ascii="Times New Roman" w:eastAsiaTheme="minorHAnsi" w:hAnsi="Times New Roman" w:cstheme="minorBidi"/>
                <w:sz w:val="18"/>
                <w:szCs w:val="16"/>
              </w:rPr>
            </w:pPr>
            <w:r>
              <w:rPr>
                <w:sz w:val="18"/>
                <w:szCs w:val="16"/>
              </w:rPr>
              <w:t>Year</w:t>
            </w:r>
          </w:p>
        </w:tc>
        <w:tc>
          <w:tcPr>
            <w:tcW w:w="1129" w:type="dxa"/>
            <w:tcBorders>
              <w:top w:val="nil"/>
              <w:left w:val="nil"/>
              <w:bottom w:val="single" w:sz="4" w:space="0" w:color="auto"/>
              <w:right w:val="nil"/>
            </w:tcBorders>
            <w:vAlign w:val="center"/>
            <w:hideMark/>
          </w:tcPr>
          <w:p w14:paraId="42BF64C4" w14:textId="77777777" w:rsidR="008F0AD4" w:rsidRDefault="008F0AD4" w:rsidP="008F0AD4">
            <w:pPr>
              <w:spacing w:after="0"/>
              <w:jc w:val="right"/>
              <w:rPr>
                <w:sz w:val="18"/>
                <w:szCs w:val="16"/>
              </w:rPr>
            </w:pPr>
            <w:proofErr w:type="spellStart"/>
            <w:r>
              <w:rPr>
                <w:sz w:val="18"/>
                <w:szCs w:val="16"/>
              </w:rPr>
              <w:t>OpDef</w:t>
            </w:r>
            <w:proofErr w:type="spellEnd"/>
            <w:r>
              <w:rPr>
                <w:sz w:val="18"/>
                <w:szCs w:val="16"/>
              </w:rPr>
              <w:t xml:space="preserve"> Count</w:t>
            </w:r>
          </w:p>
        </w:tc>
        <w:tc>
          <w:tcPr>
            <w:tcW w:w="1922" w:type="dxa"/>
            <w:tcBorders>
              <w:top w:val="nil"/>
              <w:left w:val="nil"/>
              <w:bottom w:val="single" w:sz="4" w:space="0" w:color="auto"/>
              <w:right w:val="nil"/>
            </w:tcBorders>
            <w:vAlign w:val="center"/>
            <w:hideMark/>
          </w:tcPr>
          <w:p w14:paraId="43898134" w14:textId="77777777" w:rsidR="008F0AD4" w:rsidRDefault="008F0AD4" w:rsidP="008F0AD4">
            <w:pPr>
              <w:spacing w:after="0"/>
              <w:jc w:val="right"/>
              <w:rPr>
                <w:sz w:val="18"/>
                <w:szCs w:val="16"/>
              </w:rPr>
            </w:pPr>
            <w:r>
              <w:rPr>
                <w:sz w:val="18"/>
                <w:szCs w:val="16"/>
              </w:rPr>
              <w:t>Unique Parent Equip count for Year</w:t>
            </w:r>
          </w:p>
        </w:tc>
        <w:tc>
          <w:tcPr>
            <w:tcW w:w="2018" w:type="dxa"/>
            <w:tcBorders>
              <w:top w:val="nil"/>
              <w:left w:val="nil"/>
              <w:bottom w:val="single" w:sz="4" w:space="0" w:color="auto"/>
              <w:right w:val="nil"/>
            </w:tcBorders>
            <w:vAlign w:val="center"/>
            <w:hideMark/>
          </w:tcPr>
          <w:p w14:paraId="0D2E851B" w14:textId="77777777" w:rsidR="008F0AD4" w:rsidRDefault="008F0AD4" w:rsidP="008F0AD4">
            <w:pPr>
              <w:spacing w:after="0"/>
              <w:jc w:val="right"/>
              <w:rPr>
                <w:sz w:val="18"/>
                <w:szCs w:val="16"/>
              </w:rPr>
            </w:pPr>
            <w:r>
              <w:rPr>
                <w:sz w:val="18"/>
                <w:szCs w:val="16"/>
              </w:rPr>
              <w:t>Sum unavailable days (ERN/year)</w:t>
            </w:r>
          </w:p>
        </w:tc>
      </w:tr>
      <w:tr w:rsidR="008F0AD4" w14:paraId="4B926A75" w14:textId="77777777" w:rsidTr="008F0AD4">
        <w:tc>
          <w:tcPr>
            <w:tcW w:w="993" w:type="dxa"/>
            <w:tcBorders>
              <w:top w:val="single" w:sz="4" w:space="0" w:color="auto"/>
              <w:left w:val="nil"/>
              <w:bottom w:val="single" w:sz="4" w:space="0" w:color="BFBFBF" w:themeColor="background1" w:themeShade="BF"/>
              <w:right w:val="nil"/>
            </w:tcBorders>
            <w:vAlign w:val="center"/>
            <w:hideMark/>
          </w:tcPr>
          <w:p w14:paraId="590514C7" w14:textId="77777777" w:rsidR="008F0AD4" w:rsidRDefault="008F0AD4" w:rsidP="008F0AD4">
            <w:pPr>
              <w:spacing w:after="0"/>
              <w:jc w:val="right"/>
              <w:rPr>
                <w:sz w:val="18"/>
                <w:szCs w:val="16"/>
              </w:rPr>
            </w:pPr>
            <w:r>
              <w:rPr>
                <w:sz w:val="18"/>
                <w:szCs w:val="16"/>
              </w:rPr>
              <w:t>2010</w:t>
            </w:r>
          </w:p>
        </w:tc>
        <w:tc>
          <w:tcPr>
            <w:tcW w:w="1129" w:type="dxa"/>
            <w:tcBorders>
              <w:top w:val="single" w:sz="4" w:space="0" w:color="auto"/>
              <w:left w:val="nil"/>
              <w:bottom w:val="single" w:sz="4" w:space="0" w:color="BFBFBF" w:themeColor="background1" w:themeShade="BF"/>
              <w:right w:val="nil"/>
            </w:tcBorders>
            <w:vAlign w:val="center"/>
            <w:hideMark/>
          </w:tcPr>
          <w:p w14:paraId="32FAF561" w14:textId="77777777" w:rsidR="008F0AD4" w:rsidRDefault="008F0AD4" w:rsidP="008F0AD4">
            <w:pPr>
              <w:spacing w:after="0"/>
              <w:jc w:val="right"/>
              <w:rPr>
                <w:sz w:val="18"/>
                <w:szCs w:val="16"/>
              </w:rPr>
            </w:pPr>
            <w:r>
              <w:rPr>
                <w:sz w:val="18"/>
                <w:szCs w:val="16"/>
              </w:rPr>
              <w:t>759</w:t>
            </w:r>
          </w:p>
        </w:tc>
        <w:tc>
          <w:tcPr>
            <w:tcW w:w="1922" w:type="dxa"/>
            <w:tcBorders>
              <w:top w:val="single" w:sz="4" w:space="0" w:color="auto"/>
              <w:left w:val="nil"/>
              <w:bottom w:val="single" w:sz="4" w:space="0" w:color="BFBFBF" w:themeColor="background1" w:themeShade="BF"/>
              <w:right w:val="nil"/>
            </w:tcBorders>
            <w:vAlign w:val="center"/>
            <w:hideMark/>
          </w:tcPr>
          <w:p w14:paraId="60A450F8" w14:textId="77777777" w:rsidR="008F0AD4" w:rsidRDefault="008F0AD4" w:rsidP="008F0AD4">
            <w:pPr>
              <w:spacing w:after="0"/>
              <w:jc w:val="right"/>
              <w:rPr>
                <w:sz w:val="18"/>
                <w:szCs w:val="16"/>
              </w:rPr>
            </w:pPr>
            <w:r>
              <w:rPr>
                <w:sz w:val="18"/>
                <w:szCs w:val="16"/>
              </w:rPr>
              <w:t>270</w:t>
            </w:r>
          </w:p>
        </w:tc>
        <w:tc>
          <w:tcPr>
            <w:tcW w:w="2018" w:type="dxa"/>
            <w:tcBorders>
              <w:top w:val="single" w:sz="4" w:space="0" w:color="auto"/>
              <w:left w:val="nil"/>
              <w:bottom w:val="single" w:sz="4" w:space="0" w:color="BFBFBF" w:themeColor="background1" w:themeShade="BF"/>
              <w:right w:val="nil"/>
            </w:tcBorders>
            <w:vAlign w:val="center"/>
            <w:hideMark/>
          </w:tcPr>
          <w:p w14:paraId="1AC325EB" w14:textId="77777777" w:rsidR="008F0AD4" w:rsidRDefault="008F0AD4" w:rsidP="008F0AD4">
            <w:pPr>
              <w:spacing w:after="0"/>
              <w:jc w:val="right"/>
              <w:rPr>
                <w:sz w:val="18"/>
                <w:szCs w:val="16"/>
              </w:rPr>
            </w:pPr>
            <w:r>
              <w:rPr>
                <w:sz w:val="18"/>
                <w:szCs w:val="16"/>
              </w:rPr>
              <w:t>37,204</w:t>
            </w:r>
          </w:p>
        </w:tc>
      </w:tr>
      <w:tr w:rsidR="008F0AD4" w14:paraId="7BB42F86" w14:textId="77777777" w:rsidTr="008F0AD4">
        <w:tc>
          <w:tcPr>
            <w:tcW w:w="993" w:type="dxa"/>
            <w:tcBorders>
              <w:top w:val="single" w:sz="4" w:space="0" w:color="BFBFBF" w:themeColor="background1" w:themeShade="BF"/>
              <w:left w:val="nil"/>
              <w:bottom w:val="single" w:sz="4" w:space="0" w:color="BFBFBF" w:themeColor="background1" w:themeShade="BF"/>
              <w:right w:val="nil"/>
            </w:tcBorders>
            <w:vAlign w:val="center"/>
            <w:hideMark/>
          </w:tcPr>
          <w:p w14:paraId="4B0AEC49" w14:textId="77777777" w:rsidR="008F0AD4" w:rsidRDefault="008F0AD4" w:rsidP="008F0AD4">
            <w:pPr>
              <w:spacing w:after="0"/>
              <w:jc w:val="right"/>
              <w:rPr>
                <w:sz w:val="18"/>
                <w:szCs w:val="16"/>
              </w:rPr>
            </w:pPr>
            <w:r>
              <w:rPr>
                <w:sz w:val="18"/>
                <w:szCs w:val="16"/>
              </w:rPr>
              <w:t>2011</w:t>
            </w:r>
          </w:p>
        </w:tc>
        <w:tc>
          <w:tcPr>
            <w:tcW w:w="1129" w:type="dxa"/>
            <w:tcBorders>
              <w:top w:val="single" w:sz="4" w:space="0" w:color="BFBFBF" w:themeColor="background1" w:themeShade="BF"/>
              <w:left w:val="nil"/>
              <w:bottom w:val="single" w:sz="4" w:space="0" w:color="BFBFBF" w:themeColor="background1" w:themeShade="BF"/>
              <w:right w:val="nil"/>
            </w:tcBorders>
            <w:vAlign w:val="center"/>
            <w:hideMark/>
          </w:tcPr>
          <w:p w14:paraId="7D1787EE" w14:textId="77777777" w:rsidR="008F0AD4" w:rsidRDefault="008F0AD4" w:rsidP="008F0AD4">
            <w:pPr>
              <w:spacing w:after="0"/>
              <w:jc w:val="right"/>
              <w:rPr>
                <w:sz w:val="18"/>
                <w:szCs w:val="16"/>
              </w:rPr>
            </w:pPr>
            <w:r>
              <w:rPr>
                <w:sz w:val="18"/>
                <w:szCs w:val="16"/>
              </w:rPr>
              <w:t>704</w:t>
            </w:r>
          </w:p>
        </w:tc>
        <w:tc>
          <w:tcPr>
            <w:tcW w:w="1922" w:type="dxa"/>
            <w:tcBorders>
              <w:top w:val="single" w:sz="4" w:space="0" w:color="BFBFBF" w:themeColor="background1" w:themeShade="BF"/>
              <w:left w:val="nil"/>
              <w:bottom w:val="single" w:sz="4" w:space="0" w:color="BFBFBF" w:themeColor="background1" w:themeShade="BF"/>
              <w:right w:val="nil"/>
            </w:tcBorders>
            <w:vAlign w:val="center"/>
            <w:hideMark/>
          </w:tcPr>
          <w:p w14:paraId="0AC6A662" w14:textId="77777777" w:rsidR="008F0AD4" w:rsidRDefault="008F0AD4" w:rsidP="008F0AD4">
            <w:pPr>
              <w:spacing w:after="0"/>
              <w:jc w:val="right"/>
              <w:rPr>
                <w:sz w:val="18"/>
                <w:szCs w:val="16"/>
              </w:rPr>
            </w:pPr>
            <w:r>
              <w:rPr>
                <w:sz w:val="18"/>
                <w:szCs w:val="16"/>
              </w:rPr>
              <w:t>204</w:t>
            </w:r>
          </w:p>
        </w:tc>
        <w:tc>
          <w:tcPr>
            <w:tcW w:w="2018" w:type="dxa"/>
            <w:tcBorders>
              <w:top w:val="single" w:sz="4" w:space="0" w:color="BFBFBF" w:themeColor="background1" w:themeShade="BF"/>
              <w:left w:val="nil"/>
              <w:bottom w:val="single" w:sz="4" w:space="0" w:color="BFBFBF" w:themeColor="background1" w:themeShade="BF"/>
              <w:right w:val="nil"/>
            </w:tcBorders>
            <w:vAlign w:val="center"/>
            <w:hideMark/>
          </w:tcPr>
          <w:p w14:paraId="01E9A6E4" w14:textId="77777777" w:rsidR="008F0AD4" w:rsidRDefault="008F0AD4" w:rsidP="008F0AD4">
            <w:pPr>
              <w:spacing w:after="0"/>
              <w:jc w:val="right"/>
              <w:rPr>
                <w:sz w:val="18"/>
                <w:szCs w:val="16"/>
              </w:rPr>
            </w:pPr>
            <w:r>
              <w:rPr>
                <w:sz w:val="18"/>
                <w:szCs w:val="16"/>
              </w:rPr>
              <w:t>31,513</w:t>
            </w:r>
          </w:p>
        </w:tc>
      </w:tr>
      <w:tr w:rsidR="008F0AD4" w14:paraId="3C67AC71" w14:textId="77777777" w:rsidTr="008F0AD4">
        <w:tc>
          <w:tcPr>
            <w:tcW w:w="993" w:type="dxa"/>
            <w:tcBorders>
              <w:top w:val="single" w:sz="4" w:space="0" w:color="BFBFBF" w:themeColor="background1" w:themeShade="BF"/>
              <w:left w:val="nil"/>
              <w:bottom w:val="single" w:sz="4" w:space="0" w:color="BFBFBF" w:themeColor="background1" w:themeShade="BF"/>
              <w:right w:val="nil"/>
            </w:tcBorders>
            <w:vAlign w:val="center"/>
            <w:hideMark/>
          </w:tcPr>
          <w:p w14:paraId="4A901873" w14:textId="77777777" w:rsidR="008F0AD4" w:rsidRDefault="008F0AD4" w:rsidP="008F0AD4">
            <w:pPr>
              <w:spacing w:after="0"/>
              <w:jc w:val="right"/>
              <w:rPr>
                <w:sz w:val="18"/>
                <w:szCs w:val="16"/>
              </w:rPr>
            </w:pPr>
            <w:r>
              <w:rPr>
                <w:sz w:val="18"/>
                <w:szCs w:val="16"/>
              </w:rPr>
              <w:t>2012</w:t>
            </w:r>
          </w:p>
        </w:tc>
        <w:tc>
          <w:tcPr>
            <w:tcW w:w="1129" w:type="dxa"/>
            <w:tcBorders>
              <w:top w:val="single" w:sz="4" w:space="0" w:color="BFBFBF" w:themeColor="background1" w:themeShade="BF"/>
              <w:left w:val="nil"/>
              <w:bottom w:val="single" w:sz="4" w:space="0" w:color="BFBFBF" w:themeColor="background1" w:themeShade="BF"/>
              <w:right w:val="nil"/>
            </w:tcBorders>
            <w:vAlign w:val="center"/>
            <w:hideMark/>
          </w:tcPr>
          <w:p w14:paraId="1506CC6C" w14:textId="77777777" w:rsidR="008F0AD4" w:rsidRDefault="008F0AD4" w:rsidP="008F0AD4">
            <w:pPr>
              <w:spacing w:after="0"/>
              <w:jc w:val="right"/>
              <w:rPr>
                <w:sz w:val="18"/>
                <w:szCs w:val="16"/>
              </w:rPr>
            </w:pPr>
            <w:r>
              <w:rPr>
                <w:sz w:val="18"/>
                <w:szCs w:val="16"/>
              </w:rPr>
              <w:t>657</w:t>
            </w:r>
          </w:p>
        </w:tc>
        <w:tc>
          <w:tcPr>
            <w:tcW w:w="1922" w:type="dxa"/>
            <w:tcBorders>
              <w:top w:val="single" w:sz="4" w:space="0" w:color="BFBFBF" w:themeColor="background1" w:themeShade="BF"/>
              <w:left w:val="nil"/>
              <w:bottom w:val="single" w:sz="4" w:space="0" w:color="BFBFBF" w:themeColor="background1" w:themeShade="BF"/>
              <w:right w:val="nil"/>
            </w:tcBorders>
            <w:vAlign w:val="center"/>
            <w:hideMark/>
          </w:tcPr>
          <w:p w14:paraId="40DCFA24" w14:textId="77777777" w:rsidR="008F0AD4" w:rsidRDefault="008F0AD4" w:rsidP="008F0AD4">
            <w:pPr>
              <w:spacing w:after="0"/>
              <w:jc w:val="right"/>
              <w:rPr>
                <w:sz w:val="18"/>
                <w:szCs w:val="16"/>
              </w:rPr>
            </w:pPr>
            <w:r>
              <w:rPr>
                <w:sz w:val="18"/>
                <w:szCs w:val="16"/>
              </w:rPr>
              <w:t>192</w:t>
            </w:r>
          </w:p>
        </w:tc>
        <w:tc>
          <w:tcPr>
            <w:tcW w:w="2018" w:type="dxa"/>
            <w:tcBorders>
              <w:top w:val="single" w:sz="4" w:space="0" w:color="BFBFBF" w:themeColor="background1" w:themeShade="BF"/>
              <w:left w:val="nil"/>
              <w:bottom w:val="single" w:sz="4" w:space="0" w:color="BFBFBF" w:themeColor="background1" w:themeShade="BF"/>
              <w:right w:val="nil"/>
            </w:tcBorders>
            <w:vAlign w:val="center"/>
            <w:hideMark/>
          </w:tcPr>
          <w:p w14:paraId="787505AD" w14:textId="77777777" w:rsidR="008F0AD4" w:rsidRDefault="008F0AD4" w:rsidP="008F0AD4">
            <w:pPr>
              <w:spacing w:after="0"/>
              <w:jc w:val="right"/>
              <w:rPr>
                <w:sz w:val="18"/>
                <w:szCs w:val="16"/>
              </w:rPr>
            </w:pPr>
            <w:r>
              <w:rPr>
                <w:sz w:val="18"/>
                <w:szCs w:val="16"/>
              </w:rPr>
              <w:t>28,704</w:t>
            </w:r>
          </w:p>
        </w:tc>
      </w:tr>
      <w:tr w:rsidR="008F0AD4" w14:paraId="597BDBCE" w14:textId="77777777" w:rsidTr="008F0AD4">
        <w:tc>
          <w:tcPr>
            <w:tcW w:w="993" w:type="dxa"/>
            <w:tcBorders>
              <w:top w:val="single" w:sz="4" w:space="0" w:color="BFBFBF" w:themeColor="background1" w:themeShade="BF"/>
              <w:left w:val="nil"/>
              <w:bottom w:val="single" w:sz="4" w:space="0" w:color="BFBFBF" w:themeColor="background1" w:themeShade="BF"/>
              <w:right w:val="nil"/>
            </w:tcBorders>
            <w:vAlign w:val="center"/>
            <w:hideMark/>
          </w:tcPr>
          <w:p w14:paraId="704F48C9" w14:textId="77777777" w:rsidR="008F0AD4" w:rsidRDefault="008F0AD4" w:rsidP="008F0AD4">
            <w:pPr>
              <w:spacing w:after="0"/>
              <w:jc w:val="right"/>
              <w:rPr>
                <w:sz w:val="18"/>
                <w:szCs w:val="16"/>
              </w:rPr>
            </w:pPr>
            <w:r>
              <w:rPr>
                <w:sz w:val="18"/>
                <w:szCs w:val="16"/>
              </w:rPr>
              <w:t>2013</w:t>
            </w:r>
          </w:p>
        </w:tc>
        <w:tc>
          <w:tcPr>
            <w:tcW w:w="1129" w:type="dxa"/>
            <w:tcBorders>
              <w:top w:val="single" w:sz="4" w:space="0" w:color="BFBFBF" w:themeColor="background1" w:themeShade="BF"/>
              <w:left w:val="nil"/>
              <w:bottom w:val="single" w:sz="4" w:space="0" w:color="BFBFBF" w:themeColor="background1" w:themeShade="BF"/>
              <w:right w:val="nil"/>
            </w:tcBorders>
            <w:vAlign w:val="center"/>
            <w:hideMark/>
          </w:tcPr>
          <w:p w14:paraId="2CA829C7" w14:textId="77777777" w:rsidR="008F0AD4" w:rsidRDefault="008F0AD4" w:rsidP="008F0AD4">
            <w:pPr>
              <w:spacing w:after="0"/>
              <w:jc w:val="right"/>
              <w:rPr>
                <w:sz w:val="18"/>
                <w:szCs w:val="16"/>
              </w:rPr>
            </w:pPr>
            <w:r>
              <w:rPr>
                <w:sz w:val="18"/>
                <w:szCs w:val="16"/>
              </w:rPr>
              <w:t>236</w:t>
            </w:r>
          </w:p>
        </w:tc>
        <w:tc>
          <w:tcPr>
            <w:tcW w:w="1922" w:type="dxa"/>
            <w:tcBorders>
              <w:top w:val="single" w:sz="4" w:space="0" w:color="BFBFBF" w:themeColor="background1" w:themeShade="BF"/>
              <w:left w:val="nil"/>
              <w:bottom w:val="single" w:sz="4" w:space="0" w:color="BFBFBF" w:themeColor="background1" w:themeShade="BF"/>
              <w:right w:val="nil"/>
            </w:tcBorders>
            <w:vAlign w:val="center"/>
            <w:hideMark/>
          </w:tcPr>
          <w:p w14:paraId="4A577A5A" w14:textId="77777777" w:rsidR="008F0AD4" w:rsidRDefault="008F0AD4" w:rsidP="008F0AD4">
            <w:pPr>
              <w:spacing w:after="0"/>
              <w:jc w:val="right"/>
              <w:rPr>
                <w:sz w:val="18"/>
                <w:szCs w:val="16"/>
              </w:rPr>
            </w:pPr>
            <w:r>
              <w:rPr>
                <w:sz w:val="18"/>
                <w:szCs w:val="16"/>
              </w:rPr>
              <w:t>104</w:t>
            </w:r>
          </w:p>
        </w:tc>
        <w:tc>
          <w:tcPr>
            <w:tcW w:w="2018" w:type="dxa"/>
            <w:tcBorders>
              <w:top w:val="single" w:sz="4" w:space="0" w:color="BFBFBF" w:themeColor="background1" w:themeShade="BF"/>
              <w:left w:val="nil"/>
              <w:bottom w:val="single" w:sz="4" w:space="0" w:color="BFBFBF" w:themeColor="background1" w:themeShade="BF"/>
              <w:right w:val="nil"/>
            </w:tcBorders>
            <w:vAlign w:val="center"/>
            <w:hideMark/>
          </w:tcPr>
          <w:p w14:paraId="18FDBE57" w14:textId="77777777" w:rsidR="008F0AD4" w:rsidRDefault="008F0AD4" w:rsidP="008F0AD4">
            <w:pPr>
              <w:spacing w:after="0"/>
              <w:jc w:val="right"/>
              <w:rPr>
                <w:sz w:val="18"/>
                <w:szCs w:val="16"/>
              </w:rPr>
            </w:pPr>
            <w:r>
              <w:rPr>
                <w:sz w:val="18"/>
                <w:szCs w:val="16"/>
              </w:rPr>
              <w:t>10,988</w:t>
            </w:r>
          </w:p>
        </w:tc>
      </w:tr>
      <w:tr w:rsidR="008F0AD4" w14:paraId="4791A476" w14:textId="77777777" w:rsidTr="008F0AD4">
        <w:tc>
          <w:tcPr>
            <w:tcW w:w="993" w:type="dxa"/>
            <w:tcBorders>
              <w:top w:val="single" w:sz="4" w:space="0" w:color="BFBFBF" w:themeColor="background1" w:themeShade="BF"/>
              <w:left w:val="nil"/>
              <w:bottom w:val="single" w:sz="4" w:space="0" w:color="BFBFBF" w:themeColor="background1" w:themeShade="BF"/>
              <w:right w:val="nil"/>
            </w:tcBorders>
            <w:vAlign w:val="center"/>
            <w:hideMark/>
          </w:tcPr>
          <w:p w14:paraId="7FAC639F" w14:textId="77777777" w:rsidR="008F0AD4" w:rsidRDefault="008F0AD4" w:rsidP="008F0AD4">
            <w:pPr>
              <w:spacing w:after="0"/>
              <w:jc w:val="right"/>
              <w:rPr>
                <w:sz w:val="18"/>
                <w:szCs w:val="16"/>
              </w:rPr>
            </w:pPr>
            <w:r>
              <w:rPr>
                <w:sz w:val="18"/>
                <w:szCs w:val="16"/>
              </w:rPr>
              <w:t>2014</w:t>
            </w:r>
          </w:p>
        </w:tc>
        <w:tc>
          <w:tcPr>
            <w:tcW w:w="1129" w:type="dxa"/>
            <w:tcBorders>
              <w:top w:val="single" w:sz="4" w:space="0" w:color="BFBFBF" w:themeColor="background1" w:themeShade="BF"/>
              <w:left w:val="nil"/>
              <w:bottom w:val="single" w:sz="4" w:space="0" w:color="BFBFBF" w:themeColor="background1" w:themeShade="BF"/>
              <w:right w:val="nil"/>
            </w:tcBorders>
            <w:vAlign w:val="center"/>
            <w:hideMark/>
          </w:tcPr>
          <w:p w14:paraId="1376B949" w14:textId="77777777" w:rsidR="008F0AD4" w:rsidRDefault="008F0AD4" w:rsidP="008F0AD4">
            <w:pPr>
              <w:spacing w:after="0"/>
              <w:jc w:val="right"/>
              <w:rPr>
                <w:sz w:val="18"/>
                <w:szCs w:val="16"/>
              </w:rPr>
            </w:pPr>
            <w:r>
              <w:rPr>
                <w:sz w:val="18"/>
                <w:szCs w:val="16"/>
              </w:rPr>
              <w:t>668</w:t>
            </w:r>
          </w:p>
        </w:tc>
        <w:tc>
          <w:tcPr>
            <w:tcW w:w="1922" w:type="dxa"/>
            <w:tcBorders>
              <w:top w:val="single" w:sz="4" w:space="0" w:color="BFBFBF" w:themeColor="background1" w:themeShade="BF"/>
              <w:left w:val="nil"/>
              <w:bottom w:val="single" w:sz="4" w:space="0" w:color="BFBFBF" w:themeColor="background1" w:themeShade="BF"/>
              <w:right w:val="nil"/>
            </w:tcBorders>
            <w:vAlign w:val="center"/>
            <w:hideMark/>
          </w:tcPr>
          <w:p w14:paraId="4CAED5FF" w14:textId="77777777" w:rsidR="008F0AD4" w:rsidRDefault="008F0AD4" w:rsidP="008F0AD4">
            <w:pPr>
              <w:spacing w:after="0"/>
              <w:jc w:val="right"/>
              <w:rPr>
                <w:sz w:val="18"/>
                <w:szCs w:val="16"/>
              </w:rPr>
            </w:pPr>
            <w:r>
              <w:rPr>
                <w:sz w:val="18"/>
                <w:szCs w:val="16"/>
              </w:rPr>
              <w:t>216</w:t>
            </w:r>
          </w:p>
        </w:tc>
        <w:tc>
          <w:tcPr>
            <w:tcW w:w="2018" w:type="dxa"/>
            <w:tcBorders>
              <w:top w:val="single" w:sz="4" w:space="0" w:color="BFBFBF" w:themeColor="background1" w:themeShade="BF"/>
              <w:left w:val="nil"/>
              <w:bottom w:val="single" w:sz="4" w:space="0" w:color="BFBFBF" w:themeColor="background1" w:themeShade="BF"/>
              <w:right w:val="nil"/>
            </w:tcBorders>
            <w:vAlign w:val="center"/>
            <w:hideMark/>
          </w:tcPr>
          <w:p w14:paraId="6A54857B" w14:textId="77777777" w:rsidR="008F0AD4" w:rsidRDefault="008F0AD4" w:rsidP="008F0AD4">
            <w:pPr>
              <w:spacing w:after="0"/>
              <w:jc w:val="right"/>
              <w:rPr>
                <w:sz w:val="18"/>
                <w:szCs w:val="16"/>
              </w:rPr>
            </w:pPr>
            <w:r>
              <w:rPr>
                <w:sz w:val="18"/>
                <w:szCs w:val="16"/>
              </w:rPr>
              <w:t>37,159</w:t>
            </w:r>
          </w:p>
        </w:tc>
      </w:tr>
      <w:tr w:rsidR="008F0AD4" w14:paraId="354BA667" w14:textId="77777777" w:rsidTr="008F0AD4">
        <w:tc>
          <w:tcPr>
            <w:tcW w:w="993" w:type="dxa"/>
            <w:tcBorders>
              <w:top w:val="single" w:sz="4" w:space="0" w:color="BFBFBF" w:themeColor="background1" w:themeShade="BF"/>
              <w:left w:val="nil"/>
              <w:bottom w:val="single" w:sz="4" w:space="0" w:color="BFBFBF" w:themeColor="background1" w:themeShade="BF"/>
              <w:right w:val="nil"/>
            </w:tcBorders>
            <w:vAlign w:val="center"/>
            <w:hideMark/>
          </w:tcPr>
          <w:p w14:paraId="395F2878" w14:textId="77777777" w:rsidR="008F0AD4" w:rsidRDefault="008F0AD4" w:rsidP="008F0AD4">
            <w:pPr>
              <w:spacing w:after="0"/>
              <w:jc w:val="right"/>
              <w:rPr>
                <w:sz w:val="18"/>
                <w:szCs w:val="16"/>
              </w:rPr>
            </w:pPr>
            <w:r>
              <w:rPr>
                <w:sz w:val="18"/>
                <w:szCs w:val="16"/>
              </w:rPr>
              <w:t>2015</w:t>
            </w:r>
          </w:p>
        </w:tc>
        <w:tc>
          <w:tcPr>
            <w:tcW w:w="1129" w:type="dxa"/>
            <w:tcBorders>
              <w:top w:val="single" w:sz="4" w:space="0" w:color="BFBFBF" w:themeColor="background1" w:themeShade="BF"/>
              <w:left w:val="nil"/>
              <w:bottom w:val="single" w:sz="4" w:space="0" w:color="BFBFBF" w:themeColor="background1" w:themeShade="BF"/>
              <w:right w:val="nil"/>
            </w:tcBorders>
            <w:vAlign w:val="center"/>
            <w:hideMark/>
          </w:tcPr>
          <w:p w14:paraId="12A06920" w14:textId="77777777" w:rsidR="008F0AD4" w:rsidRDefault="008F0AD4" w:rsidP="008F0AD4">
            <w:pPr>
              <w:spacing w:after="0"/>
              <w:jc w:val="right"/>
              <w:rPr>
                <w:sz w:val="18"/>
                <w:szCs w:val="16"/>
              </w:rPr>
            </w:pPr>
            <w:r>
              <w:rPr>
                <w:sz w:val="18"/>
                <w:szCs w:val="16"/>
              </w:rPr>
              <w:t>550</w:t>
            </w:r>
          </w:p>
        </w:tc>
        <w:tc>
          <w:tcPr>
            <w:tcW w:w="1922" w:type="dxa"/>
            <w:tcBorders>
              <w:top w:val="single" w:sz="4" w:space="0" w:color="BFBFBF" w:themeColor="background1" w:themeShade="BF"/>
              <w:left w:val="nil"/>
              <w:bottom w:val="single" w:sz="4" w:space="0" w:color="BFBFBF" w:themeColor="background1" w:themeShade="BF"/>
              <w:right w:val="nil"/>
            </w:tcBorders>
            <w:vAlign w:val="center"/>
            <w:hideMark/>
          </w:tcPr>
          <w:p w14:paraId="2EEDA8D3" w14:textId="77777777" w:rsidR="008F0AD4" w:rsidRDefault="008F0AD4" w:rsidP="008F0AD4">
            <w:pPr>
              <w:spacing w:after="0"/>
              <w:jc w:val="right"/>
              <w:rPr>
                <w:sz w:val="18"/>
                <w:szCs w:val="16"/>
              </w:rPr>
            </w:pPr>
            <w:r>
              <w:rPr>
                <w:sz w:val="18"/>
                <w:szCs w:val="16"/>
              </w:rPr>
              <w:t>178</w:t>
            </w:r>
          </w:p>
        </w:tc>
        <w:tc>
          <w:tcPr>
            <w:tcW w:w="2018" w:type="dxa"/>
            <w:tcBorders>
              <w:top w:val="single" w:sz="4" w:space="0" w:color="BFBFBF" w:themeColor="background1" w:themeShade="BF"/>
              <w:left w:val="nil"/>
              <w:bottom w:val="single" w:sz="4" w:space="0" w:color="BFBFBF" w:themeColor="background1" w:themeShade="BF"/>
              <w:right w:val="nil"/>
            </w:tcBorders>
            <w:vAlign w:val="center"/>
            <w:hideMark/>
          </w:tcPr>
          <w:p w14:paraId="6E7262F8" w14:textId="77777777" w:rsidR="008F0AD4" w:rsidRDefault="008F0AD4" w:rsidP="008F0AD4">
            <w:pPr>
              <w:spacing w:after="0"/>
              <w:jc w:val="right"/>
              <w:rPr>
                <w:sz w:val="18"/>
                <w:szCs w:val="16"/>
              </w:rPr>
            </w:pPr>
            <w:r>
              <w:rPr>
                <w:sz w:val="18"/>
                <w:szCs w:val="16"/>
              </w:rPr>
              <w:t>22,043</w:t>
            </w:r>
          </w:p>
        </w:tc>
      </w:tr>
      <w:tr w:rsidR="008F0AD4" w14:paraId="38EE37B2" w14:textId="77777777" w:rsidTr="008F0AD4">
        <w:tc>
          <w:tcPr>
            <w:tcW w:w="993" w:type="dxa"/>
            <w:tcBorders>
              <w:top w:val="single" w:sz="4" w:space="0" w:color="BFBFBF" w:themeColor="background1" w:themeShade="BF"/>
              <w:left w:val="nil"/>
              <w:bottom w:val="nil"/>
              <w:right w:val="nil"/>
            </w:tcBorders>
            <w:vAlign w:val="center"/>
            <w:hideMark/>
          </w:tcPr>
          <w:p w14:paraId="323B7CE2" w14:textId="77777777" w:rsidR="008F0AD4" w:rsidRDefault="008F0AD4" w:rsidP="008F0AD4">
            <w:pPr>
              <w:spacing w:after="0"/>
              <w:jc w:val="right"/>
              <w:rPr>
                <w:sz w:val="18"/>
                <w:szCs w:val="16"/>
              </w:rPr>
            </w:pPr>
            <w:r>
              <w:rPr>
                <w:sz w:val="18"/>
                <w:szCs w:val="16"/>
              </w:rPr>
              <w:t>All Years</w:t>
            </w:r>
          </w:p>
        </w:tc>
        <w:tc>
          <w:tcPr>
            <w:tcW w:w="1129" w:type="dxa"/>
            <w:tcBorders>
              <w:top w:val="single" w:sz="4" w:space="0" w:color="BFBFBF" w:themeColor="background1" w:themeShade="BF"/>
              <w:left w:val="nil"/>
              <w:bottom w:val="nil"/>
              <w:right w:val="nil"/>
            </w:tcBorders>
            <w:vAlign w:val="center"/>
            <w:hideMark/>
          </w:tcPr>
          <w:p w14:paraId="2F32BE2C" w14:textId="77777777" w:rsidR="008F0AD4" w:rsidRDefault="008F0AD4" w:rsidP="008F0AD4">
            <w:pPr>
              <w:spacing w:after="0"/>
              <w:jc w:val="right"/>
              <w:rPr>
                <w:sz w:val="18"/>
                <w:szCs w:val="16"/>
              </w:rPr>
            </w:pPr>
            <w:r>
              <w:rPr>
                <w:sz w:val="18"/>
                <w:szCs w:val="16"/>
              </w:rPr>
              <w:t>3,574</w:t>
            </w:r>
          </w:p>
        </w:tc>
        <w:tc>
          <w:tcPr>
            <w:tcW w:w="1922" w:type="dxa"/>
            <w:tcBorders>
              <w:top w:val="single" w:sz="4" w:space="0" w:color="BFBFBF" w:themeColor="background1" w:themeShade="BF"/>
              <w:left w:val="nil"/>
              <w:bottom w:val="nil"/>
              <w:right w:val="nil"/>
            </w:tcBorders>
            <w:vAlign w:val="center"/>
            <w:hideMark/>
          </w:tcPr>
          <w:p w14:paraId="48B6702E" w14:textId="77777777" w:rsidR="008F0AD4" w:rsidRDefault="008F0AD4" w:rsidP="008F0AD4">
            <w:pPr>
              <w:spacing w:after="0"/>
              <w:jc w:val="right"/>
              <w:rPr>
                <w:sz w:val="18"/>
                <w:szCs w:val="16"/>
              </w:rPr>
            </w:pPr>
            <w:r>
              <w:rPr>
                <w:sz w:val="18"/>
                <w:szCs w:val="16"/>
              </w:rPr>
              <w:t>509</w:t>
            </w:r>
          </w:p>
        </w:tc>
        <w:tc>
          <w:tcPr>
            <w:tcW w:w="2018" w:type="dxa"/>
            <w:tcBorders>
              <w:top w:val="single" w:sz="4" w:space="0" w:color="BFBFBF" w:themeColor="background1" w:themeShade="BF"/>
              <w:left w:val="nil"/>
              <w:bottom w:val="nil"/>
              <w:right w:val="nil"/>
            </w:tcBorders>
            <w:vAlign w:val="center"/>
            <w:hideMark/>
          </w:tcPr>
          <w:p w14:paraId="19FA7885" w14:textId="77777777" w:rsidR="008F0AD4" w:rsidRDefault="008F0AD4" w:rsidP="008F0AD4">
            <w:pPr>
              <w:spacing w:after="0"/>
              <w:jc w:val="right"/>
              <w:rPr>
                <w:sz w:val="18"/>
                <w:szCs w:val="16"/>
              </w:rPr>
            </w:pPr>
            <w:r>
              <w:rPr>
                <w:sz w:val="18"/>
                <w:szCs w:val="16"/>
              </w:rPr>
              <w:t>167,611</w:t>
            </w:r>
          </w:p>
        </w:tc>
      </w:tr>
    </w:tbl>
    <w:p w14:paraId="25DB760A" w14:textId="77777777" w:rsidR="008F0AD4" w:rsidRDefault="008F0AD4" w:rsidP="008F0AD4">
      <w:pPr>
        <w:rPr>
          <w:lang w:val="en-CA"/>
        </w:rPr>
      </w:pPr>
      <w:r>
        <w:rPr>
          <w:noProof/>
          <w:lang w:val="en-CA" w:eastAsia="en-CA"/>
        </w:rPr>
        <mc:AlternateContent>
          <mc:Choice Requires="wps">
            <w:drawing>
              <wp:anchor distT="0" distB="0" distL="114300" distR="114300" simplePos="0" relativeHeight="251682815" behindDoc="0" locked="0" layoutInCell="1" allowOverlap="1" wp14:anchorId="134F517F" wp14:editId="64F62D2E">
                <wp:simplePos x="0" y="0"/>
                <wp:positionH relativeFrom="column">
                  <wp:posOffset>-424815</wp:posOffset>
                </wp:positionH>
                <wp:positionV relativeFrom="paragraph">
                  <wp:posOffset>1771650</wp:posOffset>
                </wp:positionV>
                <wp:extent cx="1658620" cy="647700"/>
                <wp:effectExtent l="0" t="0" r="17780" b="19050"/>
                <wp:wrapNone/>
                <wp:docPr id="37" name="Line Callout 2 (No Border)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8620" cy="647700"/>
                        </a:xfrm>
                        <a:prstGeom prst="callout2">
                          <a:avLst>
                            <a:gd name="adj1" fmla="val 37642"/>
                            <a:gd name="adj2" fmla="val 80679"/>
                            <a:gd name="adj3" fmla="val 48048"/>
                            <a:gd name="adj4" fmla="val 93019"/>
                            <a:gd name="adj5" fmla="val 63329"/>
                            <a:gd name="adj6" fmla="val 98050"/>
                          </a:avLst>
                        </a:prstGeom>
                        <a:solidFill>
                          <a:schemeClr val="bg1">
                            <a:lumMod val="100000"/>
                            <a:lumOff val="0"/>
                            <a:alpha val="88000"/>
                          </a:schemeClr>
                        </a:solidFill>
                        <a:ln w="25400">
                          <a:solidFill>
                            <a:schemeClr val="bg1">
                              <a:lumMod val="65000"/>
                            </a:schemeClr>
                          </a:solidFill>
                          <a:miter lim="800000"/>
                          <a:headEnd/>
                          <a:tailEnd/>
                        </a:ln>
                      </wps:spPr>
                      <wps:txbx>
                        <w:txbxContent>
                          <w:p w14:paraId="50F7DA00" w14:textId="77777777" w:rsidR="003B3BF0" w:rsidRPr="00255209" w:rsidRDefault="003B3BF0" w:rsidP="008F0AD4">
                            <w:pPr>
                              <w:rPr>
                                <w:sz w:val="18"/>
                                <w:szCs w:val="18"/>
                                <w:lang w:val="en-CA"/>
                              </w:rPr>
                            </w:pPr>
                            <w:r w:rsidRPr="00255209">
                              <w:rPr>
                                <w:sz w:val="18"/>
                                <w:szCs w:val="18"/>
                                <w:lang w:val="en-CA"/>
                              </w:rPr>
                              <w:t>Axis begin</w:t>
                            </w:r>
                            <w:r>
                              <w:rPr>
                                <w:sz w:val="18"/>
                                <w:szCs w:val="18"/>
                                <w:lang w:val="en-CA"/>
                              </w:rPr>
                              <w:t>ning</w:t>
                            </w:r>
                            <w:r w:rsidRPr="00255209">
                              <w:rPr>
                                <w:sz w:val="18"/>
                                <w:szCs w:val="18"/>
                                <w:lang w:val="en-CA"/>
                              </w:rPr>
                              <w:t xml:space="preserve"> with a </w:t>
                            </w:r>
                            <w:r w:rsidRPr="00255209">
                              <w:rPr>
                                <w:b/>
                                <w:sz w:val="18"/>
                                <w:szCs w:val="18"/>
                                <w:lang w:val="en-CA"/>
                              </w:rPr>
                              <w:t>zero line</w:t>
                            </w:r>
                            <w:r w:rsidRPr="00255209">
                              <w:rPr>
                                <w:sz w:val="18"/>
                                <w:szCs w:val="18"/>
                                <w:lang w:val="en-CA"/>
                              </w:rPr>
                              <w:t xml:space="preserve"> to give accurate comparisons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4F517F" id="Line Callout 2 (No Border) 37" o:spid="_x0000_s1039" type="#_x0000_t42" style="position:absolute;margin-left:-33.45pt;margin-top:139.5pt;width:130.6pt;height:51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" adj="21179,13679,20092,10378,17427,8131" fillcolor="white [3212]" strokecolor="#a5a5a5 [2092]" strokeweight="2pt">
                <v:fill opacity="57568f"/>
                <v:textbox>
                  <w:txbxContent>
                    <w:p w14:paraId="50F7DA00" w14:textId="77777777" w:rsidR="003B3BF0" w:rsidRPr="00255209" w:rsidRDefault="003B3BF0" w:rsidP="008F0AD4">
                      <w:pPr>
                        <w:rPr>
                          <w:sz w:val="18"/>
                          <w:szCs w:val="18"/>
                          <w:lang w:val="en-CA"/>
                        </w:rPr>
                      </w:pPr>
                      <w:r w:rsidRPr="00255209">
                        <w:rPr>
                          <w:sz w:val="18"/>
                          <w:szCs w:val="18"/>
                          <w:lang w:val="en-CA"/>
                        </w:rPr>
                        <w:t>Axis begin</w:t>
                      </w:r>
                      <w:r>
                        <w:rPr>
                          <w:sz w:val="18"/>
                          <w:szCs w:val="18"/>
                          <w:lang w:val="en-CA"/>
                        </w:rPr>
                        <w:t>ning</w:t>
                      </w:r>
                      <w:r w:rsidRPr="00255209">
                        <w:rPr>
                          <w:sz w:val="18"/>
                          <w:szCs w:val="18"/>
                          <w:lang w:val="en-CA"/>
                        </w:rPr>
                        <w:t xml:space="preserve"> with a </w:t>
                      </w:r>
                      <w:r w:rsidRPr="00255209">
                        <w:rPr>
                          <w:b/>
                          <w:sz w:val="18"/>
                          <w:szCs w:val="18"/>
                          <w:lang w:val="en-CA"/>
                        </w:rPr>
                        <w:t>zero line</w:t>
                      </w:r>
                      <w:r w:rsidRPr="00255209">
                        <w:rPr>
                          <w:sz w:val="18"/>
                          <w:szCs w:val="18"/>
                          <w:lang w:val="en-CA"/>
                        </w:rPr>
                        <w:t xml:space="preserve"> to give accurate comparisons </w:t>
                      </w:r>
                    </w:p>
                  </w:txbxContent>
                </v:textbox>
                <o:callout v:ext="edit" minusx="t" minusy="t"/>
              </v:shape>
            </w:pict>
          </mc:Fallback>
        </mc:AlternateContent>
      </w:r>
      <w:r>
        <w:rPr>
          <w:noProof/>
          <w:lang w:val="en-CA" w:eastAsia="en-CA"/>
        </w:rPr>
        <mc:AlternateContent>
          <mc:Choice Requires="wps">
            <w:drawing>
              <wp:anchor distT="0" distB="0" distL="114300" distR="114300" simplePos="0" relativeHeight="251693055" behindDoc="0" locked="0" layoutInCell="1" allowOverlap="1" wp14:anchorId="533038D1" wp14:editId="7C009478">
                <wp:simplePos x="0" y="0"/>
                <wp:positionH relativeFrom="column">
                  <wp:posOffset>-472440</wp:posOffset>
                </wp:positionH>
                <wp:positionV relativeFrom="paragraph">
                  <wp:posOffset>190500</wp:posOffset>
                </wp:positionV>
                <wp:extent cx="1477645" cy="457200"/>
                <wp:effectExtent l="0" t="0" r="198755" b="95250"/>
                <wp:wrapNone/>
                <wp:docPr id="53" name="Line Callout 2 (No Border)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7645" cy="457200"/>
                        </a:xfrm>
                        <a:prstGeom prst="callout2">
                          <a:avLst>
                            <a:gd name="adj1" fmla="val 50000"/>
                            <a:gd name="adj2" fmla="val 85779"/>
                            <a:gd name="adj3" fmla="val 75000"/>
                            <a:gd name="adj4" fmla="val 92271"/>
                            <a:gd name="adj5" fmla="val 114584"/>
                            <a:gd name="adj6" fmla="val 111262"/>
                          </a:avLst>
                        </a:prstGeom>
                        <a:solidFill>
                          <a:srgbClr val="FFFFFF">
                            <a:alpha val="80000"/>
                          </a:srgbClr>
                        </a:solidFill>
                        <a:ln w="25400">
                          <a:solidFill>
                            <a:schemeClr val="bg1">
                              <a:lumMod val="65000"/>
                            </a:schemeClr>
                          </a:solidFill>
                          <a:miter lim="800000"/>
                          <a:headEnd/>
                          <a:tailEnd/>
                        </a:ln>
                      </wps:spPr>
                      <wps:txbx>
                        <w:txbxContent>
                          <w:p w14:paraId="0B8E894C" w14:textId="77777777" w:rsidR="003B3BF0" w:rsidRPr="00871313" w:rsidRDefault="003B3BF0" w:rsidP="008F0AD4">
                            <w:pPr>
                              <w:pStyle w:val="Quote"/>
                              <w:spacing w:before="0"/>
                              <w:jc w:val="left"/>
                              <w:rPr>
                                <w:i w:val="0"/>
                                <w:color w:val="auto"/>
                                <w:sz w:val="18"/>
                                <w:szCs w:val="18"/>
                                <w:lang w:val="en-CA"/>
                              </w:rPr>
                            </w:pPr>
                            <w:r w:rsidRPr="00871313">
                              <w:rPr>
                                <w:b/>
                                <w:i w:val="0"/>
                                <w:color w:val="auto"/>
                                <w:sz w:val="18"/>
                                <w:szCs w:val="18"/>
                                <w:lang w:val="en-CA"/>
                              </w:rPr>
                              <w:t>Subtle tick marks</w:t>
                            </w:r>
                            <w:r w:rsidRPr="00871313">
                              <w:rPr>
                                <w:i w:val="0"/>
                                <w:color w:val="auto"/>
                                <w:sz w:val="18"/>
                                <w:szCs w:val="18"/>
                                <w:lang w:val="en-CA"/>
                              </w:rPr>
                              <w:t xml:space="preserve"> and no minor tick marks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3038D1" id="Line Callout 2 (No Border) 53" o:spid="_x0000_s1040" type="#_x0000_t42" style="position:absolute;margin-left:-37.2pt;margin-top:15pt;width:116.35pt;height:36pt;z-index:251693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" adj="24033,24750,19931,16200,18528,10800" strokecolor="#a5a5a5 [2092]" strokeweight="2pt">
                <v:fill opacity="52428f"/>
                <v:textbox>
                  <w:txbxContent>
                    <w:p w14:paraId="0B8E894C" w14:textId="77777777" w:rsidR="003B3BF0" w:rsidRPr="00871313" w:rsidRDefault="003B3BF0" w:rsidP="008F0AD4">
                      <w:pPr>
                        <w:pStyle w:val="Quote"/>
                        <w:spacing w:before="0"/>
                        <w:jc w:val="left"/>
                        <w:rPr>
                          <w:i w:val="0"/>
                          <w:color w:val="auto"/>
                          <w:sz w:val="18"/>
                          <w:szCs w:val="18"/>
                          <w:lang w:val="en-CA"/>
                        </w:rPr>
                      </w:pPr>
                      <w:r w:rsidRPr="00871313">
                        <w:rPr>
                          <w:b/>
                          <w:i w:val="0"/>
                          <w:color w:val="auto"/>
                          <w:sz w:val="18"/>
                          <w:szCs w:val="18"/>
                          <w:lang w:val="en-CA"/>
                        </w:rPr>
                        <w:t>Subtle tick marks</w:t>
                      </w:r>
                      <w:r w:rsidRPr="00871313">
                        <w:rPr>
                          <w:i w:val="0"/>
                          <w:color w:val="auto"/>
                          <w:sz w:val="18"/>
                          <w:szCs w:val="18"/>
                          <w:lang w:val="en-CA"/>
                        </w:rPr>
                        <w:t xml:space="preserve"> and no minor tick marks</w:t>
                      </w:r>
                    </w:p>
                  </w:txbxContent>
                </v:textbox>
                <o:callout v:ext="edit" minusx="t" minusy="t"/>
              </v:shape>
            </w:pict>
          </mc:Fallback>
        </mc:AlternateContent>
      </w:r>
      <w:r>
        <w:rPr>
          <w:noProof/>
          <w:lang w:val="en-CA" w:eastAsia="en-CA"/>
        </w:rPr>
        <mc:AlternateContent>
          <mc:Choice Requires="wps">
            <w:drawing>
              <wp:anchor distT="0" distB="0" distL="114300" distR="114300" simplePos="0" relativeHeight="251692031" behindDoc="0" locked="0" layoutInCell="1" allowOverlap="1" wp14:anchorId="3D4CCB09" wp14:editId="4615F375">
                <wp:simplePos x="0" y="0"/>
                <wp:positionH relativeFrom="column">
                  <wp:posOffset>5784850</wp:posOffset>
                </wp:positionH>
                <wp:positionV relativeFrom="paragraph">
                  <wp:posOffset>685165</wp:posOffset>
                </wp:positionV>
                <wp:extent cx="1038225" cy="695325"/>
                <wp:effectExtent l="266700" t="0" r="28575" b="28575"/>
                <wp:wrapNone/>
                <wp:docPr id="44" name="Line Callout 2 (No Border)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8225" cy="695325"/>
                        </a:xfrm>
                        <a:prstGeom prst="callout2">
                          <a:avLst>
                            <a:gd name="adj1" fmla="val 18750"/>
                            <a:gd name="adj2" fmla="val -8333"/>
                            <a:gd name="adj3" fmla="val 18750"/>
                            <a:gd name="adj4" fmla="val -16667"/>
                            <a:gd name="adj5" fmla="val 39340"/>
                            <a:gd name="adj6" fmla="val -23927"/>
                          </a:avLst>
                        </a:prstGeom>
                        <a:solidFill>
                          <a:schemeClr val="bg1">
                            <a:alpha val="88000"/>
                          </a:schemeClr>
                        </a:solidFill>
                        <a:ln w="25400">
                          <a:solidFill>
                            <a:schemeClr val="bg1">
                              <a:lumMod val="65000"/>
                            </a:schemeClr>
                          </a:solidFill>
                          <a:miter lim="800000"/>
                          <a:headEnd/>
                          <a:tailEnd/>
                        </a:ln>
                      </wps:spPr>
                      <wps:txbx>
                        <w:txbxContent>
                          <w:p w14:paraId="0DB02DFE" w14:textId="77777777" w:rsidR="003B3BF0" w:rsidRPr="00255209" w:rsidRDefault="003B3BF0" w:rsidP="008F0AD4">
                            <w:pPr>
                              <w:rPr>
                                <w:sz w:val="18"/>
                                <w:szCs w:val="18"/>
                                <w:lang w:val="en-CA"/>
                              </w:rPr>
                            </w:pPr>
                            <w:r>
                              <w:rPr>
                                <w:sz w:val="18"/>
                                <w:szCs w:val="18"/>
                                <w:lang w:val="en-CA"/>
                              </w:rPr>
                              <w:t>R</w:t>
                            </w:r>
                            <w:r w:rsidRPr="00255209">
                              <w:rPr>
                                <w:sz w:val="18"/>
                                <w:szCs w:val="18"/>
                                <w:lang w:val="en-CA"/>
                              </w:rPr>
                              <w:t xml:space="preserve">ight </w:t>
                            </w:r>
                            <w:r w:rsidRPr="00255209">
                              <w:rPr>
                                <w:b/>
                                <w:sz w:val="18"/>
                                <w:szCs w:val="18"/>
                                <w:lang w:val="en-CA"/>
                              </w:rPr>
                              <w:t>axis label</w:t>
                            </w:r>
                            <w:r>
                              <w:rPr>
                                <w:b/>
                                <w:sz w:val="18"/>
                                <w:szCs w:val="18"/>
                                <w:lang w:val="en-CA"/>
                              </w:rPr>
                              <w:t>s</w:t>
                            </w:r>
                            <w:r w:rsidRPr="00255209">
                              <w:rPr>
                                <w:b/>
                                <w:sz w:val="18"/>
                                <w:szCs w:val="18"/>
                                <w:lang w:val="en-CA"/>
                              </w:rPr>
                              <w:t xml:space="preserve"> correspond</w:t>
                            </w:r>
                            <w:r>
                              <w:rPr>
                                <w:b/>
                                <w:sz w:val="18"/>
                                <w:szCs w:val="18"/>
                                <w:lang w:val="en-CA"/>
                              </w:rPr>
                              <w:t>ing</w:t>
                            </w:r>
                            <w:r w:rsidRPr="00255209">
                              <w:rPr>
                                <w:b/>
                                <w:sz w:val="18"/>
                                <w:szCs w:val="18"/>
                                <w:lang w:val="en-CA"/>
                              </w:rPr>
                              <w:t xml:space="preserve"> in colour </w:t>
                            </w:r>
                            <w:r w:rsidRPr="00255209">
                              <w:rPr>
                                <w:sz w:val="18"/>
                                <w:szCs w:val="18"/>
                                <w:lang w:val="en-CA"/>
                              </w:rPr>
                              <w:t xml:space="preserve">to the graph </w:t>
                            </w:r>
                            <w:r>
                              <w:rPr>
                                <w:sz w:val="18"/>
                                <w:szCs w:val="18"/>
                                <w:lang w:val="en-CA"/>
                              </w:rPr>
                              <w:t>bars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CCB09" id="Line Callout 2 (No Border) 44" o:spid="_x0000_s1041" type="#_x0000_t42" style="position:absolute;margin-left:455.5pt;margin-top:53.95pt;width:81.75pt;height:54.75pt;z-index:251692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" adj="-5168,8497" fillcolor="white [3212]" strokecolor="#a5a5a5 [2092]" strokeweight="2pt">
                <v:fill opacity="57568f"/>
                <v:textbox inset="0,0,0,0">
                  <w:txbxContent>
                    <w:p w14:paraId="0DB02DFE" w14:textId="77777777" w:rsidR="003B3BF0" w:rsidRPr="00255209" w:rsidRDefault="003B3BF0" w:rsidP="008F0AD4">
                      <w:pPr>
                        <w:rPr>
                          <w:sz w:val="18"/>
                          <w:szCs w:val="18"/>
                          <w:lang w:val="en-CA"/>
                        </w:rPr>
                      </w:pPr>
                      <w:r>
                        <w:rPr>
                          <w:sz w:val="18"/>
                          <w:szCs w:val="18"/>
                          <w:lang w:val="en-CA"/>
                        </w:rPr>
                        <w:t>R</w:t>
                      </w:r>
                      <w:r w:rsidRPr="00255209">
                        <w:rPr>
                          <w:sz w:val="18"/>
                          <w:szCs w:val="18"/>
                          <w:lang w:val="en-CA"/>
                        </w:rPr>
                        <w:t xml:space="preserve">ight </w:t>
                      </w:r>
                      <w:r w:rsidRPr="00255209">
                        <w:rPr>
                          <w:b/>
                          <w:sz w:val="18"/>
                          <w:szCs w:val="18"/>
                          <w:lang w:val="en-CA"/>
                        </w:rPr>
                        <w:t>axis label</w:t>
                      </w:r>
                      <w:r>
                        <w:rPr>
                          <w:b/>
                          <w:sz w:val="18"/>
                          <w:szCs w:val="18"/>
                          <w:lang w:val="en-CA"/>
                        </w:rPr>
                        <w:t>s</w:t>
                      </w:r>
                      <w:r w:rsidRPr="00255209">
                        <w:rPr>
                          <w:b/>
                          <w:sz w:val="18"/>
                          <w:szCs w:val="18"/>
                          <w:lang w:val="en-CA"/>
                        </w:rPr>
                        <w:t xml:space="preserve"> correspond</w:t>
                      </w:r>
                      <w:r>
                        <w:rPr>
                          <w:b/>
                          <w:sz w:val="18"/>
                          <w:szCs w:val="18"/>
                          <w:lang w:val="en-CA"/>
                        </w:rPr>
                        <w:t>ing</w:t>
                      </w:r>
                      <w:r w:rsidRPr="00255209">
                        <w:rPr>
                          <w:b/>
                          <w:sz w:val="18"/>
                          <w:szCs w:val="18"/>
                          <w:lang w:val="en-CA"/>
                        </w:rPr>
                        <w:t xml:space="preserve"> in colour </w:t>
                      </w:r>
                      <w:r w:rsidRPr="00255209">
                        <w:rPr>
                          <w:sz w:val="18"/>
                          <w:szCs w:val="18"/>
                          <w:lang w:val="en-CA"/>
                        </w:rPr>
                        <w:t xml:space="preserve">to the graph </w:t>
                      </w:r>
                      <w:r>
                        <w:rPr>
                          <w:sz w:val="18"/>
                          <w:szCs w:val="18"/>
                          <w:lang w:val="en-CA"/>
                        </w:rPr>
                        <w:t>bars</w:t>
                      </w:r>
                    </w:p>
                  </w:txbxContent>
                </v:textbox>
                <o:callout v:ext="edit" minusy="t"/>
              </v:shape>
            </w:pict>
          </mc:Fallback>
        </mc:AlternateContent>
      </w:r>
      <w:r>
        <w:rPr>
          <w:noProof/>
          <w:lang w:val="en-CA" w:eastAsia="en-CA"/>
        </w:rPr>
        <mc:AlternateContent>
          <mc:Choice Requires="wps">
            <w:drawing>
              <wp:anchor distT="0" distB="0" distL="114300" distR="114300" simplePos="0" relativeHeight="251684863" behindDoc="0" locked="0" layoutInCell="1" allowOverlap="1" wp14:anchorId="5329AB84" wp14:editId="00A5C2E5">
                <wp:simplePos x="0" y="0"/>
                <wp:positionH relativeFrom="column">
                  <wp:posOffset>175259</wp:posOffset>
                </wp:positionH>
                <wp:positionV relativeFrom="paragraph">
                  <wp:posOffset>2371725</wp:posOffset>
                </wp:positionV>
                <wp:extent cx="866775" cy="438150"/>
                <wp:effectExtent l="0" t="0" r="180975" b="19050"/>
                <wp:wrapNone/>
                <wp:docPr id="40" name="Line Callout 2 (No Border)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6775" cy="438150"/>
                        </a:xfrm>
                        <a:prstGeom prst="callout2">
                          <a:avLst>
                            <a:gd name="adj1" fmla="val 45561"/>
                            <a:gd name="adj2" fmla="val 93473"/>
                            <a:gd name="adj3" fmla="val 7397"/>
                            <a:gd name="adj4" fmla="val 115538"/>
                            <a:gd name="adj5" fmla="val -1189"/>
                            <a:gd name="adj6" fmla="val 117017"/>
                          </a:avLst>
                        </a:prstGeom>
                        <a:solidFill>
                          <a:schemeClr val="bg1">
                            <a:lumMod val="100000"/>
                            <a:lumOff val="0"/>
                          </a:schemeClr>
                        </a:solidFill>
                        <a:ln w="25400">
                          <a:solidFill>
                            <a:schemeClr val="bg1">
                              <a:lumMod val="65000"/>
                            </a:schemeClr>
                          </a:solidFill>
                          <a:miter lim="800000"/>
                          <a:headEnd/>
                          <a:tailEnd/>
                        </a:ln>
                      </wps:spPr>
                      <wps:txbx>
                        <w:txbxContent>
                          <w:p w14:paraId="6918C36B" w14:textId="77777777" w:rsidR="003B3BF0" w:rsidRPr="00255209" w:rsidRDefault="003B3BF0" w:rsidP="008F0AD4">
                            <w:pPr>
                              <w:rPr>
                                <w:sz w:val="18"/>
                                <w:szCs w:val="18"/>
                                <w:lang w:val="en-CA"/>
                              </w:rPr>
                            </w:pPr>
                            <w:r>
                              <w:rPr>
                                <w:sz w:val="18"/>
                                <w:szCs w:val="18"/>
                                <w:lang w:val="en-CA"/>
                              </w:rPr>
                              <w:t xml:space="preserve">Data </w:t>
                            </w:r>
                            <w:r w:rsidRPr="00255209">
                              <w:rPr>
                                <w:b/>
                                <w:sz w:val="18"/>
                                <w:szCs w:val="18"/>
                                <w:lang w:val="en-CA"/>
                              </w:rPr>
                              <w:t>sorted</w:t>
                            </w:r>
                            <w:r>
                              <w:rPr>
                                <w:b/>
                                <w:sz w:val="18"/>
                                <w:szCs w:val="18"/>
                                <w:lang w:val="en-CA"/>
                              </w:rPr>
                              <w:t xml:space="preserve"> </w:t>
                            </w:r>
                            <w:r>
                              <w:rPr>
                                <w:b/>
                                <w:sz w:val="18"/>
                                <w:szCs w:val="18"/>
                                <w:lang w:val="en-CA"/>
                              </w:rPr>
                              <w:br/>
                              <w:t>(</w:t>
                            </w:r>
                            <w:r>
                              <w:rPr>
                                <w:sz w:val="18"/>
                                <w:szCs w:val="18"/>
                                <w:lang w:val="en-CA"/>
                              </w:rPr>
                              <w:t>by group) label)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29AB84" id="Line Callout 2 (No Border) 40" o:spid="_x0000_s1042" type="#_x0000_t42" style="position:absolute;margin-left:13.8pt;margin-top:186.75pt;width:68.25pt;height:34.5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" adj="25276,-257,24956,1598,20190,9841" fillcolor="white [3212]" strokecolor="#a5a5a5 [2092]" strokeweight="2pt">
                <v:textbox>
                  <w:txbxContent>
                    <w:p w14:paraId="6918C36B" w14:textId="77777777" w:rsidR="003B3BF0" w:rsidRPr="00255209" w:rsidRDefault="003B3BF0" w:rsidP="008F0AD4">
                      <w:pPr>
                        <w:rPr>
                          <w:sz w:val="18"/>
                          <w:szCs w:val="18"/>
                          <w:lang w:val="en-CA"/>
                        </w:rPr>
                      </w:pPr>
                      <w:r>
                        <w:rPr>
                          <w:sz w:val="18"/>
                          <w:szCs w:val="18"/>
                          <w:lang w:val="en-CA"/>
                        </w:rPr>
                        <w:t xml:space="preserve">Data </w:t>
                      </w:r>
                      <w:r w:rsidRPr="00255209">
                        <w:rPr>
                          <w:b/>
                          <w:sz w:val="18"/>
                          <w:szCs w:val="18"/>
                          <w:lang w:val="en-CA"/>
                        </w:rPr>
                        <w:t>sorted</w:t>
                      </w:r>
                      <w:r>
                        <w:rPr>
                          <w:b/>
                          <w:sz w:val="18"/>
                          <w:szCs w:val="18"/>
                          <w:lang w:val="en-CA"/>
                        </w:rPr>
                        <w:t xml:space="preserve"> </w:t>
                      </w:r>
                      <w:r>
                        <w:rPr>
                          <w:b/>
                          <w:sz w:val="18"/>
                          <w:szCs w:val="18"/>
                          <w:lang w:val="en-CA"/>
                        </w:rPr>
                        <w:br/>
                        <w:t>(</w:t>
                      </w:r>
                      <w:r>
                        <w:rPr>
                          <w:sz w:val="18"/>
                          <w:szCs w:val="18"/>
                          <w:lang w:val="en-CA"/>
                        </w:rPr>
                        <w:t>by group) label)</w:t>
                      </w:r>
                    </w:p>
                  </w:txbxContent>
                </v:textbox>
                <o:callout v:ext="edit" minusx="t"/>
              </v:shape>
            </w:pict>
          </mc:Fallback>
        </mc:AlternateContent>
      </w:r>
      <w:r>
        <w:rPr>
          <w:noProof/>
          <w:lang w:val="en-CA" w:eastAsia="en-CA"/>
        </w:rPr>
        <mc:AlternateContent>
          <mc:Choice Requires="wps">
            <w:drawing>
              <wp:anchor distT="0" distB="0" distL="114300" distR="114300" simplePos="0" relativeHeight="251689983" behindDoc="0" locked="0" layoutInCell="1" allowOverlap="1" wp14:anchorId="723279CB" wp14:editId="15776034">
                <wp:simplePos x="0" y="0"/>
                <wp:positionH relativeFrom="column">
                  <wp:posOffset>1565910</wp:posOffset>
                </wp:positionH>
                <wp:positionV relativeFrom="paragraph">
                  <wp:posOffset>3486150</wp:posOffset>
                </wp:positionV>
                <wp:extent cx="2105025" cy="314325"/>
                <wp:effectExtent l="0" t="0" r="28575" b="257175"/>
                <wp:wrapNone/>
                <wp:docPr id="39" name="Line Callout 2 (No Border)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05025" cy="314325"/>
                        </a:xfrm>
                        <a:prstGeom prst="callout2">
                          <a:avLst>
                            <a:gd name="adj1" fmla="val 47186"/>
                            <a:gd name="adj2" fmla="val 85317"/>
                            <a:gd name="adj3" fmla="val 64530"/>
                            <a:gd name="adj4" fmla="val 93901"/>
                            <a:gd name="adj5" fmla="val 170875"/>
                            <a:gd name="adj6" fmla="val 98314"/>
                          </a:avLst>
                        </a:prstGeom>
                        <a:solidFill>
                          <a:schemeClr val="bg1">
                            <a:lumMod val="100000"/>
                            <a:lumOff val="0"/>
                            <a:alpha val="88000"/>
                          </a:schemeClr>
                        </a:solidFill>
                        <a:ln w="25400">
                          <a:solidFill>
                            <a:schemeClr val="bg1">
                              <a:lumMod val="65000"/>
                            </a:schemeClr>
                          </a:solidFill>
                          <a:miter lim="800000"/>
                          <a:headEnd/>
                          <a:tailEnd/>
                        </a:ln>
                      </wps:spPr>
                      <wps:txbx>
                        <w:txbxContent>
                          <w:p w14:paraId="0D48CB5B" w14:textId="77777777" w:rsidR="003B3BF0" w:rsidRPr="00255209" w:rsidRDefault="003B3BF0" w:rsidP="008F0AD4">
                            <w:pPr>
                              <w:rPr>
                                <w:sz w:val="18"/>
                                <w:szCs w:val="18"/>
                                <w:lang w:val="en-CA"/>
                              </w:rPr>
                            </w:pPr>
                            <w:r w:rsidRPr="00255209">
                              <w:rPr>
                                <w:b/>
                                <w:sz w:val="18"/>
                                <w:szCs w:val="18"/>
                                <w:lang w:val="en-CA"/>
                              </w:rPr>
                              <w:t xml:space="preserve">No useless </w:t>
                            </w:r>
                            <w:r>
                              <w:rPr>
                                <w:b/>
                                <w:sz w:val="18"/>
                                <w:szCs w:val="18"/>
                                <w:lang w:val="en-CA"/>
                              </w:rPr>
                              <w:t xml:space="preserve">embellishments </w:t>
                            </w:r>
                            <w:proofErr w:type="spellStart"/>
                            <w:r w:rsidRPr="00255209">
                              <w:rPr>
                                <w:b/>
                                <w:sz w:val="18"/>
                                <w:szCs w:val="18"/>
                                <w:lang w:val="en-CA"/>
                              </w:rPr>
                              <w:t>embellishments</w:t>
                            </w:r>
                            <w:proofErr w:type="spellEnd"/>
                            <w:r>
                              <w:rPr>
                                <w:b/>
                                <w:sz w:val="18"/>
                                <w:szCs w:val="18"/>
                                <w:lang w:val="en-CA"/>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3279CB" id="Line Callout 2 (No Border) 39" o:spid="_x0000_s1043" type="#_x0000_t42" style="position:absolute;margin-left:123.3pt;margin-top:274.5pt;width:165.75pt;height:24.75pt;z-index:251689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" adj="21236,36909,20283,13938,18428,10192" fillcolor="white [3212]" strokecolor="#a5a5a5 [2092]" strokeweight="2pt">
                <v:fill opacity="57568f"/>
                <v:textbox>
                  <w:txbxContent>
                    <w:p w14:paraId="0D48CB5B" w14:textId="77777777" w:rsidR="003B3BF0" w:rsidRPr="00255209" w:rsidRDefault="003B3BF0" w:rsidP="008F0AD4">
                      <w:pPr>
                        <w:rPr>
                          <w:sz w:val="18"/>
                          <w:szCs w:val="18"/>
                          <w:lang w:val="en-CA"/>
                        </w:rPr>
                      </w:pPr>
                      <w:r w:rsidRPr="00255209">
                        <w:rPr>
                          <w:b/>
                          <w:sz w:val="18"/>
                          <w:szCs w:val="18"/>
                          <w:lang w:val="en-CA"/>
                        </w:rPr>
                        <w:t xml:space="preserve">No useless </w:t>
                      </w:r>
                      <w:r>
                        <w:rPr>
                          <w:b/>
                          <w:sz w:val="18"/>
                          <w:szCs w:val="18"/>
                          <w:lang w:val="en-CA"/>
                        </w:rPr>
                        <w:t xml:space="preserve">embellishments </w:t>
                      </w:r>
                      <w:proofErr w:type="spellStart"/>
                      <w:r w:rsidRPr="00255209">
                        <w:rPr>
                          <w:b/>
                          <w:sz w:val="18"/>
                          <w:szCs w:val="18"/>
                          <w:lang w:val="en-CA"/>
                        </w:rPr>
                        <w:t>embellishments</w:t>
                      </w:r>
                      <w:proofErr w:type="spellEnd"/>
                      <w:r>
                        <w:rPr>
                          <w:b/>
                          <w:sz w:val="18"/>
                          <w:szCs w:val="18"/>
                          <w:lang w:val="en-CA"/>
                        </w:rPr>
                        <w:t xml:space="preserve"> </w:t>
                      </w:r>
                    </w:p>
                  </w:txbxContent>
                </v:textbox>
                <o:callout v:ext="edit" minusx="t" minusy="t"/>
              </v:shape>
            </w:pict>
          </mc:Fallback>
        </mc:AlternateContent>
      </w:r>
      <w:r>
        <w:rPr>
          <w:noProof/>
          <w:lang w:val="en-CA" w:eastAsia="en-CA"/>
        </w:rPr>
        <mc:AlternateContent>
          <mc:Choice Requires="wps">
            <w:drawing>
              <wp:anchor distT="0" distB="0" distL="114300" distR="114300" simplePos="0" relativeHeight="251688959" behindDoc="0" locked="0" layoutInCell="1" allowOverlap="1" wp14:anchorId="1FB268DC" wp14:editId="1A6D7BB8">
                <wp:simplePos x="0" y="0"/>
                <wp:positionH relativeFrom="column">
                  <wp:posOffset>298450</wp:posOffset>
                </wp:positionH>
                <wp:positionV relativeFrom="paragraph">
                  <wp:posOffset>3559175</wp:posOffset>
                </wp:positionV>
                <wp:extent cx="991870" cy="914400"/>
                <wp:effectExtent l="0" t="0" r="246380" b="19050"/>
                <wp:wrapNone/>
                <wp:docPr id="50" name="Line Callout 2 (No Border)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1870" cy="914400"/>
                        </a:xfrm>
                        <a:prstGeom prst="callout2">
                          <a:avLst>
                            <a:gd name="adj1" fmla="val 19970"/>
                            <a:gd name="adj2" fmla="val 88222"/>
                            <a:gd name="adj3" fmla="val 33957"/>
                            <a:gd name="adj4" fmla="val 103507"/>
                            <a:gd name="adj5" fmla="val 63426"/>
                            <a:gd name="adj6" fmla="val 122431"/>
                          </a:avLst>
                        </a:prstGeom>
                        <a:solidFill>
                          <a:schemeClr val="bg1">
                            <a:lumMod val="100000"/>
                            <a:lumOff val="0"/>
                            <a:alpha val="88000"/>
                          </a:schemeClr>
                        </a:solidFill>
                        <a:ln w="25400">
                          <a:solidFill>
                            <a:schemeClr val="bg1">
                              <a:lumMod val="65000"/>
                            </a:schemeClr>
                          </a:solidFill>
                          <a:miter lim="800000"/>
                          <a:headEnd/>
                          <a:tailEnd/>
                        </a:ln>
                      </wps:spPr>
                      <wps:txbx>
                        <w:txbxContent>
                          <w:p w14:paraId="7B6092C0" w14:textId="77777777" w:rsidR="003B3BF0" w:rsidRPr="00255209" w:rsidRDefault="003B3BF0" w:rsidP="008F0AD4">
                            <w:pPr>
                              <w:rPr>
                                <w:sz w:val="18"/>
                                <w:szCs w:val="18"/>
                                <w:lang w:val="en-CA"/>
                              </w:rPr>
                            </w:pPr>
                            <w:r w:rsidRPr="00255209">
                              <w:rPr>
                                <w:b/>
                                <w:sz w:val="18"/>
                                <w:szCs w:val="18"/>
                                <w:lang w:val="en-CA"/>
                              </w:rPr>
                              <w:t>Date</w:t>
                            </w:r>
                            <w:r>
                              <w:rPr>
                                <w:b/>
                                <w:sz w:val="18"/>
                                <w:szCs w:val="18"/>
                                <w:lang w:val="en-CA"/>
                              </w:rPr>
                              <w:t xml:space="preserve"> field</w:t>
                            </w:r>
                            <w:r w:rsidRPr="00255209">
                              <w:rPr>
                                <w:b/>
                                <w:sz w:val="18"/>
                                <w:szCs w:val="18"/>
                                <w:lang w:val="en-CA"/>
                              </w:rPr>
                              <w:t xml:space="preserve"> right aligned</w:t>
                            </w:r>
                            <w:r>
                              <w:rPr>
                                <w:b/>
                                <w:sz w:val="18"/>
                                <w:szCs w:val="18"/>
                                <w:lang w:val="en-CA"/>
                              </w:rPr>
                              <w:t xml:space="preserve"> </w:t>
                            </w:r>
                            <w:r>
                              <w:rPr>
                                <w:sz w:val="18"/>
                                <w:szCs w:val="18"/>
                                <w:lang w:val="en-CA"/>
                              </w:rPr>
                              <w:t xml:space="preserve">with </w:t>
                            </w:r>
                            <w:r w:rsidRPr="00255209">
                              <w:rPr>
                                <w:sz w:val="18"/>
                                <w:szCs w:val="18"/>
                                <w:lang w:val="en-CA"/>
                              </w:rPr>
                              <w:t>equal number of characters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B268DC" id="Line Callout 2 (No Border) 50" o:spid="_x0000_s1044" type="#_x0000_t42" style="position:absolute;margin-left:23.5pt;margin-top:280.25pt;width:78.1pt;height:1in;z-index:251688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" adj="26445,13700,22358,7335,19056,4314" fillcolor="white [3212]" strokecolor="#a5a5a5 [2092]" strokeweight="2pt">
                <v:fill opacity="57568f"/>
                <v:textbox>
                  <w:txbxContent>
                    <w:p w14:paraId="7B6092C0" w14:textId="77777777" w:rsidR="003B3BF0" w:rsidRPr="00255209" w:rsidRDefault="003B3BF0" w:rsidP="008F0AD4">
                      <w:pPr>
                        <w:rPr>
                          <w:sz w:val="18"/>
                          <w:szCs w:val="18"/>
                          <w:lang w:val="en-CA"/>
                        </w:rPr>
                      </w:pPr>
                      <w:r w:rsidRPr="00255209">
                        <w:rPr>
                          <w:b/>
                          <w:sz w:val="18"/>
                          <w:szCs w:val="18"/>
                          <w:lang w:val="en-CA"/>
                        </w:rPr>
                        <w:t>Date</w:t>
                      </w:r>
                      <w:r>
                        <w:rPr>
                          <w:b/>
                          <w:sz w:val="18"/>
                          <w:szCs w:val="18"/>
                          <w:lang w:val="en-CA"/>
                        </w:rPr>
                        <w:t xml:space="preserve"> field</w:t>
                      </w:r>
                      <w:r w:rsidRPr="00255209">
                        <w:rPr>
                          <w:b/>
                          <w:sz w:val="18"/>
                          <w:szCs w:val="18"/>
                          <w:lang w:val="en-CA"/>
                        </w:rPr>
                        <w:t xml:space="preserve"> right aligned</w:t>
                      </w:r>
                      <w:r>
                        <w:rPr>
                          <w:b/>
                          <w:sz w:val="18"/>
                          <w:szCs w:val="18"/>
                          <w:lang w:val="en-CA"/>
                        </w:rPr>
                        <w:t xml:space="preserve"> </w:t>
                      </w:r>
                      <w:r>
                        <w:rPr>
                          <w:sz w:val="18"/>
                          <w:szCs w:val="18"/>
                          <w:lang w:val="en-CA"/>
                        </w:rPr>
                        <w:t xml:space="preserve">with </w:t>
                      </w:r>
                      <w:r w:rsidRPr="00255209">
                        <w:rPr>
                          <w:sz w:val="18"/>
                          <w:szCs w:val="18"/>
                          <w:lang w:val="en-CA"/>
                        </w:rPr>
                        <w:t>equal number of characters</w:t>
                      </w:r>
                    </w:p>
                  </w:txbxContent>
                </v:textbox>
                <o:callout v:ext="edit" minusx="t" minusy="t"/>
              </v:shape>
            </w:pict>
          </mc:Fallback>
        </mc:AlternateContent>
      </w:r>
      <w:r>
        <w:rPr>
          <w:noProof/>
          <w:lang w:val="en-CA" w:eastAsia="en-CA"/>
        </w:rPr>
        <mc:AlternateContent>
          <mc:Choice Requires="wps">
            <w:drawing>
              <wp:anchor distT="0" distB="0" distL="114300" distR="114300" simplePos="0" relativeHeight="251687935" behindDoc="0" locked="0" layoutInCell="1" allowOverlap="1" wp14:anchorId="752FF35E" wp14:editId="4B985FD3">
                <wp:simplePos x="0" y="0"/>
                <wp:positionH relativeFrom="column">
                  <wp:posOffset>4705350</wp:posOffset>
                </wp:positionH>
                <wp:positionV relativeFrom="paragraph">
                  <wp:posOffset>3508375</wp:posOffset>
                </wp:positionV>
                <wp:extent cx="1114425" cy="466725"/>
                <wp:effectExtent l="171450" t="0" r="28575" b="85725"/>
                <wp:wrapNone/>
                <wp:docPr id="36" name="Line Callout 2 (No Border)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466725"/>
                        </a:xfrm>
                        <a:prstGeom prst="callout2">
                          <a:avLst>
                            <a:gd name="adj1" fmla="val 27874"/>
                            <a:gd name="adj2" fmla="val 6192"/>
                            <a:gd name="adj3" fmla="val 44544"/>
                            <a:gd name="adj4" fmla="val -13006"/>
                            <a:gd name="adj5" fmla="val 113804"/>
                            <a:gd name="adj6" fmla="val -14075"/>
                          </a:avLst>
                        </a:prstGeom>
                        <a:solidFill>
                          <a:schemeClr val="bg1">
                            <a:lumMod val="100000"/>
                            <a:lumOff val="0"/>
                          </a:schemeClr>
                        </a:solidFill>
                        <a:ln w="25400">
                          <a:solidFill>
                            <a:schemeClr val="bg1">
                              <a:lumMod val="65000"/>
                            </a:schemeClr>
                          </a:solidFill>
                          <a:miter lim="800000"/>
                          <a:headEnd/>
                          <a:tailEnd/>
                        </a:ln>
                      </wps:spPr>
                      <wps:txbx>
                        <w:txbxContent>
                          <w:p w14:paraId="4646C93B" w14:textId="77777777" w:rsidR="003B3BF0" w:rsidRPr="00255209" w:rsidRDefault="003B3BF0" w:rsidP="008F0AD4">
                            <w:pPr>
                              <w:rPr>
                                <w:sz w:val="18"/>
                                <w:szCs w:val="18"/>
                                <w:lang w:val="en-CA"/>
                              </w:rPr>
                            </w:pPr>
                            <w:r>
                              <w:rPr>
                                <w:b/>
                                <w:sz w:val="18"/>
                                <w:szCs w:val="18"/>
                                <w:lang w:val="en-CA"/>
                              </w:rPr>
                              <w:t>U</w:t>
                            </w:r>
                            <w:r w:rsidRPr="00255209">
                              <w:rPr>
                                <w:b/>
                                <w:sz w:val="18"/>
                                <w:szCs w:val="18"/>
                                <w:lang w:val="en-CA"/>
                              </w:rPr>
                              <w:t>nit</w:t>
                            </w:r>
                            <w:r>
                              <w:rPr>
                                <w:b/>
                                <w:sz w:val="18"/>
                                <w:szCs w:val="18"/>
                                <w:lang w:val="en-CA"/>
                              </w:rPr>
                              <w:t xml:space="preserve"> specified </w:t>
                            </w:r>
                            <w:r w:rsidRPr="00255209">
                              <w:rPr>
                                <w:sz w:val="18"/>
                                <w:szCs w:val="18"/>
                                <w:lang w:val="en-CA"/>
                              </w:rPr>
                              <w:t>in headers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2FF35E" id="Line Callout 2 (No Border) 36" o:spid="_x0000_s1045" type="#_x0000_t42" style="position:absolute;margin-left:370.5pt;margin-top:276.25pt;width:87.75pt;height:36.75pt;z-index:251687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" adj="-3040,24582,-2809,9622,1337,6021" fillcolor="white [3212]" strokecolor="#a5a5a5 [2092]" strokeweight="2pt">
                <v:textbox>
                  <w:txbxContent>
                    <w:p w14:paraId="4646C93B" w14:textId="77777777" w:rsidR="003B3BF0" w:rsidRPr="00255209" w:rsidRDefault="003B3BF0" w:rsidP="008F0AD4">
                      <w:pPr>
                        <w:rPr>
                          <w:sz w:val="18"/>
                          <w:szCs w:val="18"/>
                          <w:lang w:val="en-CA"/>
                        </w:rPr>
                      </w:pPr>
                      <w:r>
                        <w:rPr>
                          <w:b/>
                          <w:sz w:val="18"/>
                          <w:szCs w:val="18"/>
                          <w:lang w:val="en-CA"/>
                        </w:rPr>
                        <w:t>U</w:t>
                      </w:r>
                      <w:r w:rsidRPr="00255209">
                        <w:rPr>
                          <w:b/>
                          <w:sz w:val="18"/>
                          <w:szCs w:val="18"/>
                          <w:lang w:val="en-CA"/>
                        </w:rPr>
                        <w:t>nit</w:t>
                      </w:r>
                      <w:r>
                        <w:rPr>
                          <w:b/>
                          <w:sz w:val="18"/>
                          <w:szCs w:val="18"/>
                          <w:lang w:val="en-CA"/>
                        </w:rPr>
                        <w:t xml:space="preserve"> specified </w:t>
                      </w:r>
                      <w:r w:rsidRPr="00255209">
                        <w:rPr>
                          <w:sz w:val="18"/>
                          <w:szCs w:val="18"/>
                          <w:lang w:val="en-CA"/>
                        </w:rPr>
                        <w:t>in headers</w:t>
                      </w:r>
                    </w:p>
                  </w:txbxContent>
                </v:textbox>
                <o:callout v:ext="edit" minusy="t"/>
              </v:shape>
            </w:pict>
          </mc:Fallback>
        </mc:AlternateContent>
      </w:r>
      <w:r>
        <w:rPr>
          <w:noProof/>
          <w:lang w:val="en-CA" w:eastAsia="en-CA"/>
        </w:rPr>
        <mc:AlternateContent>
          <mc:Choice Requires="wps">
            <w:drawing>
              <wp:anchor distT="0" distB="0" distL="114300" distR="114300" simplePos="0" relativeHeight="251686911" behindDoc="0" locked="0" layoutInCell="1" allowOverlap="1" wp14:anchorId="2FA0F31A" wp14:editId="4C9AF0EE">
                <wp:simplePos x="0" y="0"/>
                <wp:positionH relativeFrom="column">
                  <wp:posOffset>5168900</wp:posOffset>
                </wp:positionH>
                <wp:positionV relativeFrom="paragraph">
                  <wp:posOffset>4495165</wp:posOffset>
                </wp:positionV>
                <wp:extent cx="762000" cy="984250"/>
                <wp:effectExtent l="171450" t="19050" r="19050" b="25400"/>
                <wp:wrapNone/>
                <wp:docPr id="49" name="Line Callout 2 (No Border)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984250"/>
                        </a:xfrm>
                        <a:prstGeom prst="callout2">
                          <a:avLst>
                            <a:gd name="adj1" fmla="val 17923"/>
                            <a:gd name="adj2" fmla="val 6295"/>
                            <a:gd name="adj3" fmla="val 15091"/>
                            <a:gd name="adj4" fmla="val -7103"/>
                            <a:gd name="adj5" fmla="val -2308"/>
                            <a:gd name="adj6" fmla="val -21744"/>
                          </a:avLst>
                        </a:prstGeom>
                        <a:solidFill>
                          <a:schemeClr val="bg1">
                            <a:lumMod val="100000"/>
                            <a:lumOff val="0"/>
                            <a:alpha val="88000"/>
                          </a:schemeClr>
                        </a:solidFill>
                        <a:ln w="25400">
                          <a:solidFill>
                            <a:schemeClr val="bg1">
                              <a:lumMod val="65000"/>
                            </a:schemeClr>
                          </a:solidFill>
                          <a:miter lim="800000"/>
                          <a:headEnd/>
                          <a:tailEnd/>
                        </a:ln>
                      </wps:spPr>
                      <wps:txbx>
                        <w:txbxContent>
                          <w:p w14:paraId="11A1C852" w14:textId="77777777" w:rsidR="003B3BF0" w:rsidRPr="00255209" w:rsidRDefault="003B3BF0" w:rsidP="008F0AD4">
                            <w:pPr>
                              <w:rPr>
                                <w:sz w:val="18"/>
                                <w:szCs w:val="18"/>
                                <w:lang w:val="en-CA"/>
                              </w:rPr>
                            </w:pPr>
                            <w:r w:rsidRPr="00255209">
                              <w:rPr>
                                <w:b/>
                                <w:sz w:val="18"/>
                                <w:szCs w:val="18"/>
                                <w:lang w:val="en-CA"/>
                              </w:rPr>
                              <w:t>Right align</w:t>
                            </w:r>
                            <w:r>
                              <w:rPr>
                                <w:b/>
                                <w:sz w:val="18"/>
                                <w:szCs w:val="18"/>
                                <w:lang w:val="en-CA"/>
                              </w:rPr>
                              <w:t>ed</w:t>
                            </w:r>
                            <w:r w:rsidRPr="00255209">
                              <w:rPr>
                                <w:b/>
                                <w:sz w:val="18"/>
                                <w:szCs w:val="18"/>
                                <w:lang w:val="en-CA"/>
                              </w:rPr>
                              <w:t xml:space="preserve"> numerical</w:t>
                            </w:r>
                            <w:r w:rsidRPr="00255209">
                              <w:rPr>
                                <w:sz w:val="18"/>
                                <w:szCs w:val="18"/>
                                <w:lang w:val="en-CA"/>
                              </w:rPr>
                              <w:t xml:space="preserve"> data and </w:t>
                            </w:r>
                            <w:r>
                              <w:rPr>
                                <w:sz w:val="18"/>
                                <w:szCs w:val="18"/>
                                <w:lang w:val="en-CA"/>
                              </w:rPr>
                              <w:t>headers</w:t>
                            </w:r>
                          </w:p>
                          <w:p w14:paraId="068EA5CB" w14:textId="77777777" w:rsidR="003B3BF0" w:rsidRPr="00255209" w:rsidRDefault="003B3BF0" w:rsidP="008F0AD4">
                            <w:pPr>
                              <w:rPr>
                                <w:sz w:val="18"/>
                                <w:szCs w:val="18"/>
                                <w:lang w:val="en-CA"/>
                              </w:rPr>
                            </w:pPr>
                          </w:p>
                          <w:p w14:paraId="297B1279" w14:textId="77777777" w:rsidR="003B3BF0" w:rsidRPr="00255209" w:rsidRDefault="003B3BF0" w:rsidP="008F0AD4">
                            <w:pPr>
                              <w:rPr>
                                <w:sz w:val="18"/>
                                <w:szCs w:val="18"/>
                                <w:lang w:val="en-CA"/>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A0F31A" id="Line Callout 2 (No Border) 49" o:spid="_x0000_s1046" type="#_x0000_t42" style="position:absolute;margin-left:407pt;margin-top:353.95pt;width:60pt;height:77.5pt;z-index:251686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" adj="-4697,-499,-1534,3260,1360,3871" fillcolor="white [3212]" strokecolor="#a5a5a5 [2092]" strokeweight="2pt">
                <v:fill opacity="57568f"/>
                <v:textbox>
                  <w:txbxContent>
                    <w:p w14:paraId="11A1C852" w14:textId="77777777" w:rsidR="003B3BF0" w:rsidRPr="00255209" w:rsidRDefault="003B3BF0" w:rsidP="008F0AD4">
                      <w:pPr>
                        <w:rPr>
                          <w:sz w:val="18"/>
                          <w:szCs w:val="18"/>
                          <w:lang w:val="en-CA"/>
                        </w:rPr>
                      </w:pPr>
                      <w:r w:rsidRPr="00255209">
                        <w:rPr>
                          <w:b/>
                          <w:sz w:val="18"/>
                          <w:szCs w:val="18"/>
                          <w:lang w:val="en-CA"/>
                        </w:rPr>
                        <w:t>Right align</w:t>
                      </w:r>
                      <w:r>
                        <w:rPr>
                          <w:b/>
                          <w:sz w:val="18"/>
                          <w:szCs w:val="18"/>
                          <w:lang w:val="en-CA"/>
                        </w:rPr>
                        <w:t>ed</w:t>
                      </w:r>
                      <w:r w:rsidRPr="00255209">
                        <w:rPr>
                          <w:b/>
                          <w:sz w:val="18"/>
                          <w:szCs w:val="18"/>
                          <w:lang w:val="en-CA"/>
                        </w:rPr>
                        <w:t xml:space="preserve"> numerical</w:t>
                      </w:r>
                      <w:r w:rsidRPr="00255209">
                        <w:rPr>
                          <w:sz w:val="18"/>
                          <w:szCs w:val="18"/>
                          <w:lang w:val="en-CA"/>
                        </w:rPr>
                        <w:t xml:space="preserve"> data and </w:t>
                      </w:r>
                      <w:r>
                        <w:rPr>
                          <w:sz w:val="18"/>
                          <w:szCs w:val="18"/>
                          <w:lang w:val="en-CA"/>
                        </w:rPr>
                        <w:t>headers</w:t>
                      </w:r>
                    </w:p>
                    <w:p w14:paraId="068EA5CB" w14:textId="77777777" w:rsidR="003B3BF0" w:rsidRPr="00255209" w:rsidRDefault="003B3BF0" w:rsidP="008F0AD4">
                      <w:pPr>
                        <w:rPr>
                          <w:sz w:val="18"/>
                          <w:szCs w:val="18"/>
                          <w:lang w:val="en-CA"/>
                        </w:rPr>
                      </w:pPr>
                    </w:p>
                    <w:p w14:paraId="297B1279" w14:textId="77777777" w:rsidR="003B3BF0" w:rsidRPr="00255209" w:rsidRDefault="003B3BF0" w:rsidP="008F0AD4">
                      <w:pPr>
                        <w:rPr>
                          <w:sz w:val="18"/>
                          <w:szCs w:val="18"/>
                          <w:lang w:val="en-CA"/>
                        </w:rPr>
                      </w:pPr>
                    </w:p>
                  </w:txbxContent>
                </v:textbox>
              </v:shape>
            </w:pict>
          </mc:Fallback>
        </mc:AlternateContent>
      </w:r>
      <w:r>
        <w:rPr>
          <w:lang w:val="en-CA"/>
        </w:rPr>
        <w:br w:type="page"/>
      </w:r>
    </w:p>
    <w:p w14:paraId="6F4C3752" w14:textId="77777777" w:rsidR="008F0AD4" w:rsidRPr="008F0AD4" w:rsidRDefault="008F0AD4" w:rsidP="008F0AD4">
      <w:pPr>
        <w:pStyle w:val="Heading2"/>
        <w:rPr>
          <w:rFonts w:eastAsia="Times"/>
          <w:lang w:val="en-CA"/>
        </w:rPr>
      </w:pPr>
      <w:bookmarkStart w:id="40" w:name="_Toc482174249"/>
      <w:bookmarkStart w:id="41" w:name="_Toc488771436"/>
      <w:bookmarkStart w:id="42" w:name="_Toc8822653"/>
      <w:r>
        <w:rPr>
          <w:rFonts w:eastAsia="Times"/>
          <w:lang w:val="en-CA"/>
        </w:rPr>
        <w:lastRenderedPageBreak/>
        <w:t xml:space="preserve">3.9 </w:t>
      </w:r>
      <w:r w:rsidRPr="008F0AD4">
        <w:rPr>
          <w:rFonts w:eastAsia="Times"/>
          <w:lang w:val="en-CA"/>
        </w:rPr>
        <w:t>Common Mistakes and Preferable Visualizations</w:t>
      </w:r>
      <w:bookmarkEnd w:id="40"/>
      <w:bookmarkEnd w:id="41"/>
      <w:bookmarkEnd w:id="42"/>
    </w:p>
    <w:tbl>
      <w:tblPr>
        <w:tblStyle w:val="TableGrid1"/>
        <w:tblW w:w="0" w:type="auto"/>
        <w:tblBorders>
          <w:top w:val="none" w:sz="0" w:space="0" w:color="auto"/>
          <w:left w:val="none" w:sz="0" w:space="0" w:color="auto"/>
          <w:bottom w:val="none" w:sz="0" w:space="0" w:color="auto"/>
          <w:right w:val="none" w:sz="0" w:space="0" w:color="auto"/>
          <w:insideH w:val="single" w:sz="4" w:space="0" w:color="948A54"/>
          <w:insideV w:val="none" w:sz="0" w:space="0" w:color="auto"/>
        </w:tblBorders>
        <w:tblLook w:val="04A0" w:firstRow="1" w:lastRow="0" w:firstColumn="1" w:lastColumn="0" w:noHBand="0" w:noVBand="1"/>
      </w:tblPr>
      <w:tblGrid>
        <w:gridCol w:w="4671"/>
        <w:gridCol w:w="4905"/>
      </w:tblGrid>
      <w:tr w:rsidR="008F0AD4" w:rsidRPr="008F0AD4" w14:paraId="615A9C18" w14:textId="77777777" w:rsidTr="008F0AD4">
        <w:trPr>
          <w:trHeight w:val="887"/>
        </w:trPr>
        <w:tc>
          <w:tcPr>
            <w:tcW w:w="9576" w:type="dxa"/>
            <w:gridSpan w:val="2"/>
            <w:tcBorders>
              <w:top w:val="nil"/>
              <w:bottom w:val="nil"/>
            </w:tcBorders>
            <w:shd w:val="clear" w:color="auto" w:fill="auto"/>
          </w:tcPr>
          <w:p w14:paraId="59F32EE3" w14:textId="77777777" w:rsidR="008F0AD4" w:rsidRPr="008F0AD4" w:rsidRDefault="008F0AD4" w:rsidP="008F0AD4">
            <w:pPr>
              <w:spacing w:before="120" w:after="120"/>
              <w:rPr>
                <w:rFonts w:eastAsia="Times" w:cs="Arial"/>
                <w:sz w:val="22"/>
                <w:szCs w:val="22"/>
                <w:lang w:val="en-CA"/>
              </w:rPr>
            </w:pPr>
            <w:r w:rsidRPr="008F0AD4">
              <w:rPr>
                <w:rFonts w:eastAsia="Times" w:cs="Arial"/>
                <w:b/>
                <w:sz w:val="22"/>
                <w:szCs w:val="22"/>
                <w:lang w:val="en-CA"/>
              </w:rPr>
              <w:t>Never use Pie Charts with more than 2 comparable values.</w:t>
            </w:r>
            <w:r w:rsidRPr="008F0AD4">
              <w:rPr>
                <w:rFonts w:eastAsia="Times" w:cs="Arial"/>
                <w:sz w:val="22"/>
                <w:szCs w:val="22"/>
                <w:lang w:val="en-CA"/>
              </w:rPr>
              <w:br/>
              <w:t>They communicate data poorly because it is difficult to visually compare sizes when they have similar values.  It is also difficult to match pie slices to the correct category by using the legend. Use bar charts instead.</w:t>
            </w:r>
          </w:p>
        </w:tc>
      </w:tr>
      <w:tr w:rsidR="008F0AD4" w:rsidRPr="008F0AD4" w14:paraId="3C19A649" w14:textId="77777777" w:rsidTr="008F0AD4">
        <w:trPr>
          <w:trHeight w:val="2462"/>
        </w:trPr>
        <w:tc>
          <w:tcPr>
            <w:tcW w:w="4671" w:type="dxa"/>
            <w:tcBorders>
              <w:top w:val="nil"/>
              <w:bottom w:val="single" w:sz="4" w:space="0" w:color="948A54"/>
            </w:tcBorders>
          </w:tcPr>
          <w:p w14:paraId="6C23388E" w14:textId="77777777" w:rsidR="008F0AD4" w:rsidRPr="008F0AD4" w:rsidRDefault="008F0AD4" w:rsidP="008F0AD4">
            <w:pPr>
              <w:spacing w:before="120" w:after="120"/>
              <w:jc w:val="both"/>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702271" behindDoc="0" locked="0" layoutInCell="1" allowOverlap="1" wp14:anchorId="6F19B50C" wp14:editId="48437E5A">
                  <wp:simplePos x="0" y="0"/>
                  <wp:positionH relativeFrom="column">
                    <wp:posOffset>1531620</wp:posOffset>
                  </wp:positionH>
                  <wp:positionV relativeFrom="paragraph">
                    <wp:posOffset>1106170</wp:posOffset>
                  </wp:positionV>
                  <wp:extent cx="277206" cy="310551"/>
                  <wp:effectExtent l="0" t="0" r="889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7206" cy="310551"/>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noProof/>
                <w:sz w:val="22"/>
                <w:szCs w:val="22"/>
                <w:lang w:val="en-CA" w:eastAsia="en-CA"/>
              </w:rPr>
              <w:drawing>
                <wp:inline distT="0" distB="0" distL="0" distR="0" wp14:anchorId="6053193C" wp14:editId="6EFC0B21">
                  <wp:extent cx="1320800" cy="116513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a:extLst>
                              <a:ext uri="{28A0092B-C50C-407E-A947-70E740481C1C}">
                                <a14:useLocalDpi xmlns:a14="http://schemas.microsoft.com/office/drawing/2010/main" val="0"/>
                              </a:ext>
                            </a:extLst>
                          </a:blip>
                          <a:srcRect t="11138" r="66261"/>
                          <a:stretch/>
                        </pic:blipFill>
                        <pic:spPr bwMode="auto">
                          <a:xfrm>
                            <a:off x="0" y="0"/>
                            <a:ext cx="1325575" cy="11693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05" w:type="dxa"/>
            <w:tcBorders>
              <w:top w:val="nil"/>
              <w:bottom w:val="single" w:sz="4" w:space="0" w:color="948A54"/>
            </w:tcBorders>
          </w:tcPr>
          <w:p w14:paraId="1E3D98BF" w14:textId="77777777" w:rsidR="008F0AD4" w:rsidRPr="008F0AD4" w:rsidRDefault="008F0AD4" w:rsidP="008F0AD4">
            <w:pPr>
              <w:spacing w:before="120" w:after="120"/>
              <w:jc w:val="both"/>
              <w:rPr>
                <w:rFonts w:eastAsia="Times" w:cs="Arial"/>
                <w:sz w:val="22"/>
                <w:szCs w:val="22"/>
                <w:lang w:val="en-CA"/>
              </w:rPr>
            </w:pPr>
            <w:r w:rsidRPr="008F0AD4">
              <w:rPr>
                <w:rFonts w:eastAsia="Cambria" w:cs="Arial"/>
                <w:noProof/>
                <w:sz w:val="22"/>
                <w:szCs w:val="22"/>
                <w:lang w:val="en-CA" w:eastAsia="en-CA"/>
              </w:rPr>
              <mc:AlternateContent>
                <mc:Choice Requires="wps">
                  <w:drawing>
                    <wp:anchor distT="45720" distB="45720" distL="114300" distR="114300" simplePos="0" relativeHeight="251715583" behindDoc="0" locked="0" layoutInCell="1" allowOverlap="1" wp14:anchorId="5643E640" wp14:editId="05E5096F">
                      <wp:simplePos x="0" y="0"/>
                      <wp:positionH relativeFrom="margin">
                        <wp:posOffset>-159385</wp:posOffset>
                      </wp:positionH>
                      <wp:positionV relativeFrom="paragraph">
                        <wp:posOffset>240030</wp:posOffset>
                      </wp:positionV>
                      <wp:extent cx="293370" cy="977900"/>
                      <wp:effectExtent l="0" t="0" r="0" b="0"/>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977900"/>
                              </a:xfrm>
                              <a:prstGeom prst="rect">
                                <a:avLst/>
                              </a:prstGeom>
                              <a:noFill/>
                              <a:ln w="9525">
                                <a:noFill/>
                                <a:miter lim="800000"/>
                                <a:headEnd/>
                                <a:tailEnd/>
                              </a:ln>
                            </wps:spPr>
                            <wps:txbx>
                              <w:txbxContent>
                                <w:p w14:paraId="6635C758" w14:textId="77777777" w:rsidR="003B3BF0" w:rsidRDefault="003B3BF0" w:rsidP="008F0AD4">
                                  <w:pPr>
                                    <w:spacing w:after="0" w:line="420" w:lineRule="auto"/>
                                    <w:rPr>
                                      <w:sz w:val="10"/>
                                    </w:rPr>
                                  </w:pPr>
                                  <w:r>
                                    <w:rPr>
                                      <w:sz w:val="10"/>
                                    </w:rPr>
                                    <w:t>A</w:t>
                                  </w:r>
                                </w:p>
                                <w:p w14:paraId="382D7ADF" w14:textId="77777777" w:rsidR="003B3BF0" w:rsidRDefault="003B3BF0" w:rsidP="008F0AD4">
                                  <w:pPr>
                                    <w:spacing w:after="0" w:line="420" w:lineRule="auto"/>
                                    <w:rPr>
                                      <w:sz w:val="10"/>
                                    </w:rPr>
                                  </w:pPr>
                                  <w:r>
                                    <w:rPr>
                                      <w:sz w:val="10"/>
                                    </w:rPr>
                                    <w:t>B</w:t>
                                  </w:r>
                                </w:p>
                                <w:p w14:paraId="43CF992C" w14:textId="77777777" w:rsidR="003B3BF0" w:rsidRDefault="003B3BF0" w:rsidP="008F0AD4">
                                  <w:pPr>
                                    <w:spacing w:after="0" w:line="420" w:lineRule="auto"/>
                                    <w:rPr>
                                      <w:sz w:val="10"/>
                                    </w:rPr>
                                  </w:pPr>
                                  <w:r>
                                    <w:rPr>
                                      <w:sz w:val="10"/>
                                    </w:rPr>
                                    <w:t>C</w:t>
                                  </w:r>
                                </w:p>
                                <w:p w14:paraId="0E3416DD" w14:textId="77777777" w:rsidR="003B3BF0" w:rsidRDefault="003B3BF0" w:rsidP="008F0AD4">
                                  <w:pPr>
                                    <w:spacing w:after="0" w:line="420" w:lineRule="auto"/>
                                    <w:rPr>
                                      <w:sz w:val="10"/>
                                    </w:rPr>
                                  </w:pPr>
                                  <w:r>
                                    <w:rPr>
                                      <w:sz w:val="10"/>
                                    </w:rPr>
                                    <w:t>D</w:t>
                                  </w:r>
                                </w:p>
                                <w:p w14:paraId="7F5DC2A5" w14:textId="77777777" w:rsidR="003B3BF0" w:rsidRDefault="003B3BF0" w:rsidP="008F0AD4">
                                  <w:pPr>
                                    <w:spacing w:after="0" w:line="420" w:lineRule="auto"/>
                                    <w:rPr>
                                      <w:sz w:val="10"/>
                                    </w:rPr>
                                  </w:pPr>
                                  <w:r>
                                    <w:rPr>
                                      <w:sz w:val="10"/>
                                    </w:rPr>
                                    <w:t>E</w:t>
                                  </w:r>
                                </w:p>
                                <w:p w14:paraId="4B013425" w14:textId="77777777" w:rsidR="003B3BF0" w:rsidRDefault="003B3BF0" w:rsidP="008F0AD4">
                                  <w:pPr>
                                    <w:spacing w:after="0" w:line="420" w:lineRule="auto"/>
                                    <w:rPr>
                                      <w:sz w:val="10"/>
                                    </w:rPr>
                                  </w:pPr>
                                  <w:r>
                                    <w:rPr>
                                      <w:sz w:val="10"/>
                                    </w:rPr>
                                    <w:t>F</w:t>
                                  </w:r>
                                </w:p>
                                <w:p w14:paraId="083A4131" w14:textId="77777777" w:rsidR="003B3BF0" w:rsidRDefault="003B3BF0" w:rsidP="008F0AD4">
                                  <w:pPr>
                                    <w:spacing w:after="0" w:line="420" w:lineRule="auto"/>
                                    <w:rPr>
                                      <w:sz w:val="10"/>
                                    </w:rPr>
                                  </w:pPr>
                                  <w:r>
                                    <w:rPr>
                                      <w:sz w:val="10"/>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3E640" id="Text Box 167" o:spid="_x0000_s1047" type="#_x0000_t202" style="position:absolute;left:0;text-align:left;margin-left:-12.55pt;margin-top:18.9pt;width:23.1pt;height:77pt;z-index:2517155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" filled="f" stroked="f">
                      <v:textbox>
                        <w:txbxContent>
                          <w:p w14:paraId="6635C758" w14:textId="77777777" w:rsidR="003B3BF0" w:rsidRDefault="003B3BF0" w:rsidP="008F0AD4">
                            <w:pPr>
                              <w:spacing w:after="0" w:line="420" w:lineRule="auto"/>
                              <w:rPr>
                                <w:sz w:val="10"/>
                              </w:rPr>
                            </w:pPr>
                            <w:r>
                              <w:rPr>
                                <w:sz w:val="10"/>
                              </w:rPr>
                              <w:t>A</w:t>
                            </w:r>
                          </w:p>
                          <w:p w14:paraId="382D7ADF" w14:textId="77777777" w:rsidR="003B3BF0" w:rsidRDefault="003B3BF0" w:rsidP="008F0AD4">
                            <w:pPr>
                              <w:spacing w:after="0" w:line="420" w:lineRule="auto"/>
                              <w:rPr>
                                <w:sz w:val="10"/>
                              </w:rPr>
                            </w:pPr>
                            <w:r>
                              <w:rPr>
                                <w:sz w:val="10"/>
                              </w:rPr>
                              <w:t>B</w:t>
                            </w:r>
                          </w:p>
                          <w:p w14:paraId="43CF992C" w14:textId="77777777" w:rsidR="003B3BF0" w:rsidRDefault="003B3BF0" w:rsidP="008F0AD4">
                            <w:pPr>
                              <w:spacing w:after="0" w:line="420" w:lineRule="auto"/>
                              <w:rPr>
                                <w:sz w:val="10"/>
                              </w:rPr>
                            </w:pPr>
                            <w:r>
                              <w:rPr>
                                <w:sz w:val="10"/>
                              </w:rPr>
                              <w:t>C</w:t>
                            </w:r>
                          </w:p>
                          <w:p w14:paraId="0E3416DD" w14:textId="77777777" w:rsidR="003B3BF0" w:rsidRDefault="003B3BF0" w:rsidP="008F0AD4">
                            <w:pPr>
                              <w:spacing w:after="0" w:line="420" w:lineRule="auto"/>
                              <w:rPr>
                                <w:sz w:val="10"/>
                              </w:rPr>
                            </w:pPr>
                            <w:r>
                              <w:rPr>
                                <w:sz w:val="10"/>
                              </w:rPr>
                              <w:t>D</w:t>
                            </w:r>
                          </w:p>
                          <w:p w14:paraId="7F5DC2A5" w14:textId="77777777" w:rsidR="003B3BF0" w:rsidRDefault="003B3BF0" w:rsidP="008F0AD4">
                            <w:pPr>
                              <w:spacing w:after="0" w:line="420" w:lineRule="auto"/>
                              <w:rPr>
                                <w:sz w:val="10"/>
                              </w:rPr>
                            </w:pPr>
                            <w:r>
                              <w:rPr>
                                <w:sz w:val="10"/>
                              </w:rPr>
                              <w:t>E</w:t>
                            </w:r>
                          </w:p>
                          <w:p w14:paraId="4B013425" w14:textId="77777777" w:rsidR="003B3BF0" w:rsidRDefault="003B3BF0" w:rsidP="008F0AD4">
                            <w:pPr>
                              <w:spacing w:after="0" w:line="420" w:lineRule="auto"/>
                              <w:rPr>
                                <w:sz w:val="10"/>
                              </w:rPr>
                            </w:pPr>
                            <w:r>
                              <w:rPr>
                                <w:sz w:val="10"/>
                              </w:rPr>
                              <w:t>F</w:t>
                            </w:r>
                          </w:p>
                          <w:p w14:paraId="083A4131" w14:textId="77777777" w:rsidR="003B3BF0" w:rsidRDefault="003B3BF0" w:rsidP="008F0AD4">
                            <w:pPr>
                              <w:spacing w:after="0" w:line="420" w:lineRule="auto"/>
                              <w:rPr>
                                <w:sz w:val="10"/>
                              </w:rPr>
                            </w:pPr>
                            <w:r>
                              <w:rPr>
                                <w:sz w:val="10"/>
                              </w:rPr>
                              <w:t>G</w:t>
                            </w:r>
                          </w:p>
                        </w:txbxContent>
                      </v:textbox>
                      <w10:wrap anchorx="margin"/>
                    </v:shape>
                  </w:pict>
                </mc:Fallback>
              </mc:AlternateContent>
            </w:r>
            <w:r w:rsidRPr="008F0AD4">
              <w:rPr>
                <w:rFonts w:eastAsia="Times" w:cs="Arial"/>
                <w:noProof/>
                <w:sz w:val="22"/>
                <w:szCs w:val="22"/>
                <w:lang w:val="en-CA" w:eastAsia="en-CA"/>
              </w:rPr>
              <w:drawing>
                <wp:anchor distT="0" distB="0" distL="114300" distR="114300" simplePos="0" relativeHeight="251695103" behindDoc="0" locked="0" layoutInCell="1" allowOverlap="1" wp14:anchorId="3EA7952E" wp14:editId="3E12E5D8">
                  <wp:simplePos x="0" y="0"/>
                  <wp:positionH relativeFrom="column">
                    <wp:posOffset>1832287</wp:posOffset>
                  </wp:positionH>
                  <wp:positionV relativeFrom="paragraph">
                    <wp:posOffset>1108084</wp:posOffset>
                  </wp:positionV>
                  <wp:extent cx="258793" cy="275964"/>
                  <wp:effectExtent l="0" t="0" r="8255"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8793" cy="275964"/>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noProof/>
                <w:sz w:val="22"/>
                <w:szCs w:val="22"/>
                <w:lang w:val="en-CA" w:eastAsia="en-CA"/>
              </w:rPr>
              <w:drawing>
                <wp:inline distT="0" distB="0" distL="0" distR="0" wp14:anchorId="76086B07" wp14:editId="3BFEEA66">
                  <wp:extent cx="1273810" cy="1311906"/>
                  <wp:effectExtent l="0" t="0" r="254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a:extLst>
                              <a:ext uri="{28A0092B-C50C-407E-A947-70E740481C1C}">
                                <a14:useLocalDpi xmlns:a14="http://schemas.microsoft.com/office/drawing/2010/main" val="0"/>
                              </a:ext>
                            </a:extLst>
                          </a:blip>
                          <a:srcRect l="64114" r="3365"/>
                          <a:stretch/>
                        </pic:blipFill>
                        <pic:spPr bwMode="auto">
                          <a:xfrm>
                            <a:off x="0" y="0"/>
                            <a:ext cx="1275726" cy="13138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F0AD4" w:rsidRPr="008F0AD4" w14:paraId="75F62160" w14:textId="77777777" w:rsidTr="008F0AD4">
        <w:trPr>
          <w:trHeight w:val="698"/>
        </w:trPr>
        <w:tc>
          <w:tcPr>
            <w:tcW w:w="9576" w:type="dxa"/>
            <w:gridSpan w:val="2"/>
            <w:tcBorders>
              <w:top w:val="single" w:sz="4" w:space="0" w:color="948A54"/>
              <w:bottom w:val="nil"/>
            </w:tcBorders>
            <w:shd w:val="clear" w:color="auto" w:fill="auto"/>
          </w:tcPr>
          <w:p w14:paraId="3F0D22A0" w14:textId="77777777" w:rsidR="008F0AD4" w:rsidRPr="008F0AD4" w:rsidRDefault="008F0AD4" w:rsidP="008F0AD4">
            <w:pPr>
              <w:spacing w:before="120" w:after="120"/>
              <w:rPr>
                <w:rFonts w:eastAsia="Times" w:cs="Arial"/>
                <w:b/>
                <w:sz w:val="22"/>
                <w:szCs w:val="22"/>
                <w:lang w:val="en-CA"/>
              </w:rPr>
            </w:pPr>
            <w:r w:rsidRPr="008F0AD4">
              <w:rPr>
                <w:rFonts w:eastAsia="Times" w:cs="Arial"/>
                <w:b/>
                <w:sz w:val="22"/>
                <w:szCs w:val="22"/>
                <w:lang w:val="en-CA"/>
              </w:rPr>
              <w:t>Avoid useless embellishments such as 3d effects and shadows.</w:t>
            </w:r>
            <w:r w:rsidRPr="008F0AD4">
              <w:rPr>
                <w:rFonts w:eastAsia="Times" w:cs="Arial"/>
                <w:b/>
                <w:sz w:val="22"/>
                <w:szCs w:val="22"/>
                <w:lang w:val="en-CA"/>
              </w:rPr>
              <w:br/>
            </w:r>
            <w:r w:rsidRPr="008F0AD4">
              <w:rPr>
                <w:rFonts w:eastAsia="Times" w:cs="Arial"/>
                <w:sz w:val="22"/>
                <w:szCs w:val="22"/>
                <w:lang w:val="en-CA"/>
              </w:rPr>
              <w:t>These tend to clutter the graphs and make them more difficult to interpret.</w:t>
            </w:r>
          </w:p>
        </w:tc>
      </w:tr>
      <w:tr w:rsidR="008F0AD4" w:rsidRPr="008F0AD4" w14:paraId="42ADE88F" w14:textId="77777777" w:rsidTr="008F0AD4">
        <w:trPr>
          <w:trHeight w:val="2988"/>
        </w:trPr>
        <w:tc>
          <w:tcPr>
            <w:tcW w:w="4671" w:type="dxa"/>
            <w:tcBorders>
              <w:top w:val="nil"/>
              <w:bottom w:val="single" w:sz="4" w:space="0" w:color="948A54"/>
            </w:tcBorders>
          </w:tcPr>
          <w:p w14:paraId="7E6B4420" w14:textId="77777777" w:rsidR="008F0AD4" w:rsidRPr="008F0AD4" w:rsidRDefault="008F0AD4" w:rsidP="008F0AD4">
            <w:pPr>
              <w:spacing w:before="120" w:after="120"/>
              <w:jc w:val="both"/>
              <w:rPr>
                <w:rFonts w:eastAsia="Times" w:cs="Arial"/>
                <w:sz w:val="22"/>
                <w:szCs w:val="22"/>
                <w:lang w:val="en-CA"/>
              </w:rPr>
            </w:pPr>
          </w:p>
          <w:p w14:paraId="74218153" w14:textId="77777777" w:rsidR="008F0AD4" w:rsidRPr="008F0AD4" w:rsidRDefault="008F0AD4" w:rsidP="008F0AD4">
            <w:pPr>
              <w:spacing w:before="120" w:after="120"/>
              <w:jc w:val="both"/>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703295" behindDoc="0" locked="0" layoutInCell="1" allowOverlap="1" wp14:anchorId="3D731276" wp14:editId="029816AE">
                  <wp:simplePos x="0" y="0"/>
                  <wp:positionH relativeFrom="column">
                    <wp:posOffset>2303252</wp:posOffset>
                  </wp:positionH>
                  <wp:positionV relativeFrom="paragraph">
                    <wp:posOffset>1181447</wp:posOffset>
                  </wp:positionV>
                  <wp:extent cx="319177" cy="357570"/>
                  <wp:effectExtent l="0" t="0" r="5080" b="444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204" cy="363202"/>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noProof/>
                <w:sz w:val="22"/>
                <w:szCs w:val="22"/>
                <w:lang w:val="en-CA" w:eastAsia="en-CA"/>
              </w:rPr>
              <w:drawing>
                <wp:inline distT="0" distB="0" distL="0" distR="0" wp14:anchorId="1FAAD493" wp14:editId="77A9CA31">
                  <wp:extent cx="2051050" cy="130365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1">
                            <a:extLst>
                              <a:ext uri="{28A0092B-C50C-407E-A947-70E740481C1C}">
                                <a14:useLocalDpi xmlns:a14="http://schemas.microsoft.com/office/drawing/2010/main" val="0"/>
                              </a:ext>
                            </a:extLst>
                          </a:blip>
                          <a:srcRect l="50000" t="17972" r="10008"/>
                          <a:stretch/>
                        </pic:blipFill>
                        <pic:spPr bwMode="auto">
                          <a:xfrm>
                            <a:off x="0" y="0"/>
                            <a:ext cx="2054071" cy="13055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05" w:type="dxa"/>
            <w:tcBorders>
              <w:top w:val="nil"/>
              <w:bottom w:val="single" w:sz="4" w:space="0" w:color="948A54"/>
            </w:tcBorders>
          </w:tcPr>
          <w:p w14:paraId="446B372D" w14:textId="77777777" w:rsidR="008F0AD4" w:rsidRPr="008F0AD4" w:rsidRDefault="008F0AD4" w:rsidP="008F0AD4">
            <w:pPr>
              <w:spacing w:before="120" w:after="120"/>
              <w:jc w:val="both"/>
              <w:rPr>
                <w:rFonts w:eastAsia="Times" w:cs="Arial"/>
                <w:sz w:val="22"/>
                <w:szCs w:val="22"/>
                <w:lang w:val="en-CA"/>
              </w:rPr>
            </w:pPr>
          </w:p>
          <w:p w14:paraId="60309416" w14:textId="77777777" w:rsidR="008F0AD4" w:rsidRPr="008F0AD4" w:rsidRDefault="008F0AD4" w:rsidP="008F0AD4">
            <w:pPr>
              <w:spacing w:before="120" w:after="120"/>
              <w:jc w:val="both"/>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696127" behindDoc="0" locked="0" layoutInCell="1" allowOverlap="1" wp14:anchorId="47BEB2E2" wp14:editId="79E17651">
                  <wp:simplePos x="0" y="0"/>
                  <wp:positionH relativeFrom="column">
                    <wp:posOffset>2164080</wp:posOffset>
                  </wp:positionH>
                  <wp:positionV relativeFrom="paragraph">
                    <wp:posOffset>1181100</wp:posOffset>
                  </wp:positionV>
                  <wp:extent cx="264645" cy="282037"/>
                  <wp:effectExtent l="0" t="0" r="2540" b="381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645" cy="282037"/>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noProof/>
                <w:sz w:val="22"/>
                <w:szCs w:val="22"/>
                <w:lang w:val="en-CA" w:eastAsia="en-CA"/>
              </w:rPr>
              <w:drawing>
                <wp:inline distT="0" distB="0" distL="0" distR="0" wp14:anchorId="5985090B" wp14:editId="5FB8E281">
                  <wp:extent cx="1948792" cy="124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1">
                            <a:extLst>
                              <a:ext uri="{28A0092B-C50C-407E-A947-70E740481C1C}">
                                <a14:useLocalDpi xmlns:a14="http://schemas.microsoft.com/office/drawing/2010/main" val="0"/>
                              </a:ext>
                            </a:extLst>
                          </a:blip>
                          <a:srcRect l="1206" t="13427" r="57665" b="1648"/>
                          <a:stretch/>
                        </pic:blipFill>
                        <pic:spPr bwMode="auto">
                          <a:xfrm>
                            <a:off x="0" y="0"/>
                            <a:ext cx="1951768" cy="12465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F0AD4" w:rsidRPr="008F0AD4" w14:paraId="62415DF8" w14:textId="77777777" w:rsidTr="008F0AD4">
        <w:trPr>
          <w:trHeight w:val="284"/>
        </w:trPr>
        <w:tc>
          <w:tcPr>
            <w:tcW w:w="9576" w:type="dxa"/>
            <w:gridSpan w:val="2"/>
            <w:tcBorders>
              <w:top w:val="single" w:sz="4" w:space="0" w:color="948A54"/>
              <w:bottom w:val="nil"/>
            </w:tcBorders>
            <w:shd w:val="clear" w:color="auto" w:fill="auto"/>
          </w:tcPr>
          <w:p w14:paraId="24BF8440" w14:textId="77777777" w:rsidR="008F0AD4" w:rsidRPr="008F0AD4" w:rsidRDefault="008F0AD4" w:rsidP="008F0AD4">
            <w:pPr>
              <w:spacing w:before="120" w:after="120"/>
              <w:rPr>
                <w:rFonts w:eastAsia="Times" w:cs="Arial"/>
                <w:sz w:val="22"/>
                <w:szCs w:val="22"/>
                <w:lang w:val="en-CA"/>
              </w:rPr>
            </w:pPr>
            <w:r w:rsidRPr="008F0AD4">
              <w:rPr>
                <w:rFonts w:eastAsia="Times" w:cs="Arial"/>
                <w:b/>
                <w:sz w:val="22"/>
                <w:szCs w:val="22"/>
                <w:lang w:val="en-CA"/>
              </w:rPr>
              <w:t>Do not use Bar Charts for time dependant series.</w:t>
            </w:r>
            <w:r w:rsidRPr="008F0AD4">
              <w:rPr>
                <w:rFonts w:eastAsia="Times" w:cs="Arial"/>
                <w:b/>
                <w:sz w:val="22"/>
                <w:szCs w:val="22"/>
                <w:lang w:val="en-CA"/>
              </w:rPr>
              <w:br/>
            </w:r>
            <w:r w:rsidRPr="008F0AD4">
              <w:rPr>
                <w:rFonts w:eastAsia="Times" w:cs="Arial"/>
                <w:sz w:val="22"/>
                <w:szCs w:val="22"/>
                <w:lang w:val="en-CA"/>
              </w:rPr>
              <w:t>Use line charts or spark lines instead.</w:t>
            </w:r>
          </w:p>
        </w:tc>
      </w:tr>
      <w:tr w:rsidR="008F0AD4" w:rsidRPr="008F0AD4" w14:paraId="0A8A6767" w14:textId="77777777" w:rsidTr="008F0AD4">
        <w:trPr>
          <w:trHeight w:val="1908"/>
        </w:trPr>
        <w:tc>
          <w:tcPr>
            <w:tcW w:w="4671" w:type="dxa"/>
            <w:tcBorders>
              <w:top w:val="nil"/>
              <w:bottom w:val="single" w:sz="4" w:space="0" w:color="948A54"/>
            </w:tcBorders>
          </w:tcPr>
          <w:p w14:paraId="00BEE151" w14:textId="77777777" w:rsidR="008F0AD4" w:rsidRPr="008F0AD4" w:rsidRDefault="008F0AD4" w:rsidP="008F0AD4">
            <w:pPr>
              <w:spacing w:before="120" w:after="120"/>
              <w:jc w:val="center"/>
              <w:rPr>
                <w:rFonts w:eastAsia="Times" w:cs="Arial"/>
                <w:sz w:val="22"/>
                <w:szCs w:val="22"/>
                <w:lang w:val="en-CA"/>
              </w:rPr>
            </w:pPr>
          </w:p>
          <w:p w14:paraId="35D69B52" w14:textId="77777777" w:rsidR="008F0AD4" w:rsidRPr="008F0AD4" w:rsidRDefault="00DB770F" w:rsidP="008F0AD4">
            <w:pPr>
              <w:spacing w:before="120" w:after="120"/>
              <w:jc w:val="center"/>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704319" behindDoc="0" locked="0" layoutInCell="1" allowOverlap="1" wp14:anchorId="52D66433" wp14:editId="05CEE39B">
                  <wp:simplePos x="0" y="0"/>
                  <wp:positionH relativeFrom="column">
                    <wp:posOffset>2569210</wp:posOffset>
                  </wp:positionH>
                  <wp:positionV relativeFrom="paragraph">
                    <wp:posOffset>808990</wp:posOffset>
                  </wp:positionV>
                  <wp:extent cx="292100" cy="32766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2100" cy="327660"/>
                          </a:xfrm>
                          <a:prstGeom prst="rect">
                            <a:avLst/>
                          </a:prstGeom>
                          <a:noFill/>
                        </pic:spPr>
                      </pic:pic>
                    </a:graphicData>
                  </a:graphic>
                  <wp14:sizeRelH relativeFrom="page">
                    <wp14:pctWidth>0</wp14:pctWidth>
                  </wp14:sizeRelH>
                  <wp14:sizeRelV relativeFrom="page">
                    <wp14:pctHeight>0</wp14:pctHeight>
                  </wp14:sizeRelV>
                </wp:anchor>
              </w:drawing>
            </w:r>
            <w:r w:rsidR="008F0AD4" w:rsidRPr="008F0AD4">
              <w:rPr>
                <w:rFonts w:eastAsia="Times" w:cs="Arial"/>
                <w:noProof/>
                <w:sz w:val="22"/>
                <w:szCs w:val="22"/>
                <w:lang w:val="en-CA" w:eastAsia="en-CA"/>
              </w:rPr>
              <w:drawing>
                <wp:inline distT="0" distB="0" distL="0" distR="0" wp14:anchorId="6CFE5413" wp14:editId="73EC4187">
                  <wp:extent cx="2299897" cy="103378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3">
                            <a:extLst>
                              <a:ext uri="{28A0092B-C50C-407E-A947-70E740481C1C}">
                                <a14:useLocalDpi xmlns:a14="http://schemas.microsoft.com/office/drawing/2010/main" val="0"/>
                              </a:ext>
                            </a:extLst>
                          </a:blip>
                          <a:srcRect l="871" t="7401" r="12006" b="52438"/>
                          <a:stretch/>
                        </pic:blipFill>
                        <pic:spPr bwMode="auto">
                          <a:xfrm>
                            <a:off x="0" y="0"/>
                            <a:ext cx="2308433" cy="10376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05" w:type="dxa"/>
            <w:tcBorders>
              <w:top w:val="nil"/>
              <w:bottom w:val="single" w:sz="4" w:space="0" w:color="948A54"/>
            </w:tcBorders>
          </w:tcPr>
          <w:p w14:paraId="051169CB" w14:textId="77777777" w:rsidR="008F0AD4" w:rsidRPr="008F0AD4" w:rsidRDefault="008F0AD4" w:rsidP="008F0AD4">
            <w:pPr>
              <w:spacing w:before="120" w:after="120"/>
              <w:jc w:val="center"/>
              <w:rPr>
                <w:rFonts w:eastAsia="Times" w:cs="Arial"/>
                <w:sz w:val="22"/>
                <w:szCs w:val="22"/>
                <w:lang w:val="en-CA"/>
              </w:rPr>
            </w:pPr>
          </w:p>
          <w:p w14:paraId="081436E3" w14:textId="77777777" w:rsidR="008F0AD4" w:rsidRPr="008F0AD4" w:rsidRDefault="00DB770F" w:rsidP="008F0AD4">
            <w:pPr>
              <w:spacing w:before="120" w:after="120"/>
              <w:jc w:val="center"/>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697151" behindDoc="0" locked="0" layoutInCell="1" allowOverlap="1" wp14:anchorId="499AD626" wp14:editId="54163E41">
                  <wp:simplePos x="0" y="0"/>
                  <wp:positionH relativeFrom="column">
                    <wp:posOffset>2757805</wp:posOffset>
                  </wp:positionH>
                  <wp:positionV relativeFrom="paragraph">
                    <wp:posOffset>880888</wp:posOffset>
                  </wp:positionV>
                  <wp:extent cx="267078" cy="284740"/>
                  <wp:effectExtent l="0" t="0" r="0" b="127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078" cy="284740"/>
                          </a:xfrm>
                          <a:prstGeom prst="rect">
                            <a:avLst/>
                          </a:prstGeom>
                          <a:noFill/>
                        </pic:spPr>
                      </pic:pic>
                    </a:graphicData>
                  </a:graphic>
                  <wp14:sizeRelH relativeFrom="page">
                    <wp14:pctWidth>0</wp14:pctWidth>
                  </wp14:sizeRelH>
                  <wp14:sizeRelV relativeFrom="page">
                    <wp14:pctHeight>0</wp14:pctHeight>
                  </wp14:sizeRelV>
                </wp:anchor>
              </w:drawing>
            </w:r>
            <w:r w:rsidR="008F0AD4" w:rsidRPr="008F0AD4">
              <w:rPr>
                <w:rFonts w:eastAsia="Times" w:cs="Arial"/>
                <w:noProof/>
                <w:sz w:val="22"/>
                <w:szCs w:val="22"/>
                <w:lang w:val="en-CA" w:eastAsia="en-CA"/>
              </w:rPr>
              <w:drawing>
                <wp:inline distT="0" distB="0" distL="0" distR="0" wp14:anchorId="745F2445" wp14:editId="00FF510C">
                  <wp:extent cx="2298700" cy="116388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3">
                            <a:extLst>
                              <a:ext uri="{28A0092B-C50C-407E-A947-70E740481C1C}">
                                <a14:useLocalDpi xmlns:a14="http://schemas.microsoft.com/office/drawing/2010/main" val="0"/>
                              </a:ext>
                            </a:extLst>
                          </a:blip>
                          <a:srcRect l="-1" t="56253" r="16659"/>
                          <a:stretch/>
                        </pic:blipFill>
                        <pic:spPr bwMode="auto">
                          <a:xfrm>
                            <a:off x="0" y="0"/>
                            <a:ext cx="2302054" cy="11655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AD9216" w14:textId="77777777" w:rsidR="008F0AD4" w:rsidRPr="008F0AD4" w:rsidRDefault="008F0AD4" w:rsidP="008F0AD4">
      <w:pPr>
        <w:spacing w:before="120" w:after="120"/>
        <w:jc w:val="both"/>
        <w:rPr>
          <w:rFonts w:eastAsia="Times" w:cs="Arial"/>
          <w:sz w:val="22"/>
          <w:szCs w:val="22"/>
        </w:rPr>
      </w:pPr>
      <w:r w:rsidRPr="008F0AD4">
        <w:rPr>
          <w:rFonts w:eastAsia="Times" w:cs="Arial"/>
          <w:sz w:val="22"/>
          <w:szCs w:val="22"/>
        </w:rPr>
        <w:br w:type="page"/>
      </w:r>
    </w:p>
    <w:tbl>
      <w:tblPr>
        <w:tblStyle w:val="PlainTable2"/>
        <w:tblW w:w="0" w:type="auto"/>
        <w:tblLayout w:type="fixed"/>
        <w:tblLook w:val="04A0" w:firstRow="1" w:lastRow="0" w:firstColumn="1" w:lastColumn="0" w:noHBand="0" w:noVBand="1"/>
      </w:tblPr>
      <w:tblGrid>
        <w:gridCol w:w="4668"/>
        <w:gridCol w:w="431"/>
        <w:gridCol w:w="4873"/>
      </w:tblGrid>
      <w:tr w:rsidR="008F0AD4" w:rsidRPr="008F0AD4" w14:paraId="401D30B4" w14:textId="77777777" w:rsidTr="0017771B">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972" w:type="dxa"/>
            <w:gridSpan w:val="3"/>
          </w:tcPr>
          <w:p w14:paraId="6FCA549E" w14:textId="77777777" w:rsidR="008F0AD4" w:rsidRPr="008F0AD4" w:rsidRDefault="008F0AD4" w:rsidP="008F0AD4">
            <w:pPr>
              <w:spacing w:before="120" w:after="120"/>
              <w:rPr>
                <w:rFonts w:eastAsia="Times" w:cs="Arial"/>
                <w:sz w:val="22"/>
                <w:szCs w:val="22"/>
                <w:lang w:val="en-CA"/>
              </w:rPr>
            </w:pPr>
            <w:r w:rsidRPr="008F0AD4">
              <w:rPr>
                <w:rFonts w:eastAsia="Times" w:cs="Arial"/>
                <w:b w:val="0"/>
                <w:sz w:val="22"/>
                <w:szCs w:val="22"/>
                <w:lang w:val="en-CA"/>
              </w:rPr>
              <w:lastRenderedPageBreak/>
              <w:t xml:space="preserve">Do not use different colours when it is not necessary. </w:t>
            </w:r>
            <w:r w:rsidRPr="008F0AD4">
              <w:rPr>
                <w:rFonts w:eastAsia="Times" w:cs="Arial"/>
                <w:b w:val="0"/>
                <w:sz w:val="22"/>
                <w:szCs w:val="22"/>
                <w:lang w:val="en-CA"/>
              </w:rPr>
              <w:br/>
            </w:r>
            <w:r w:rsidRPr="008F0AD4">
              <w:rPr>
                <w:rFonts w:eastAsia="Times" w:cs="Arial"/>
                <w:sz w:val="22"/>
                <w:szCs w:val="22"/>
                <w:lang w:val="en-CA"/>
              </w:rPr>
              <w:t>They distract attention and do not highlight any specific behaviour.</w:t>
            </w:r>
          </w:p>
        </w:tc>
      </w:tr>
      <w:tr w:rsidR="008F0AD4" w:rsidRPr="008F0AD4" w14:paraId="46202B11" w14:textId="77777777" w:rsidTr="0017771B">
        <w:trPr>
          <w:cnfStyle w:val="000000100000" w:firstRow="0" w:lastRow="0" w:firstColumn="0" w:lastColumn="0" w:oddVBand="0" w:evenVBand="0" w:oddHBand="1" w:evenHBand="0" w:firstRowFirstColumn="0" w:firstRowLastColumn="0" w:lastRowFirstColumn="0" w:lastRowLastColumn="0"/>
          <w:trHeight w:val="2692"/>
        </w:trPr>
        <w:tc>
          <w:tcPr>
            <w:cnfStyle w:val="001000000000" w:firstRow="0" w:lastRow="0" w:firstColumn="1" w:lastColumn="0" w:oddVBand="0" w:evenVBand="0" w:oddHBand="0" w:evenHBand="0" w:firstRowFirstColumn="0" w:firstRowLastColumn="0" w:lastRowFirstColumn="0" w:lastRowLastColumn="0"/>
            <w:tcW w:w="5099" w:type="dxa"/>
            <w:gridSpan w:val="2"/>
          </w:tcPr>
          <w:p w14:paraId="3AE2343F" w14:textId="77777777" w:rsidR="008F0AD4" w:rsidRPr="008F0AD4" w:rsidRDefault="008F0AD4" w:rsidP="008F0AD4">
            <w:pPr>
              <w:spacing w:before="120" w:after="120"/>
              <w:jc w:val="both"/>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705343" behindDoc="0" locked="0" layoutInCell="1" allowOverlap="1" wp14:anchorId="5DD4F513" wp14:editId="4DCAD130">
                  <wp:simplePos x="0" y="0"/>
                  <wp:positionH relativeFrom="column">
                    <wp:posOffset>2592070</wp:posOffset>
                  </wp:positionH>
                  <wp:positionV relativeFrom="paragraph">
                    <wp:posOffset>1236554</wp:posOffset>
                  </wp:positionV>
                  <wp:extent cx="331107" cy="370936"/>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1107" cy="370936"/>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noProof/>
                <w:sz w:val="22"/>
                <w:szCs w:val="22"/>
                <w:lang w:val="en-CA" w:eastAsia="en-CA"/>
              </w:rPr>
              <w:drawing>
                <wp:inline distT="0" distB="0" distL="0" distR="0" wp14:anchorId="78C80A55" wp14:editId="2D414E4C">
                  <wp:extent cx="2581275" cy="1495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1275" cy="1495425"/>
                          </a:xfrm>
                          <a:prstGeom prst="rect">
                            <a:avLst/>
                          </a:prstGeom>
                          <a:noFill/>
                          <a:ln>
                            <a:noFill/>
                          </a:ln>
                        </pic:spPr>
                      </pic:pic>
                    </a:graphicData>
                  </a:graphic>
                </wp:inline>
              </w:drawing>
            </w:r>
          </w:p>
        </w:tc>
        <w:tc>
          <w:tcPr>
            <w:tcW w:w="4873" w:type="dxa"/>
          </w:tcPr>
          <w:p w14:paraId="12FB19F9" w14:textId="77777777" w:rsidR="008F0AD4" w:rsidRPr="008F0AD4" w:rsidRDefault="008F0AD4" w:rsidP="008F0AD4">
            <w:pPr>
              <w:spacing w:before="120" w:after="120"/>
              <w:jc w:val="both"/>
              <w:cnfStyle w:val="000000100000" w:firstRow="0" w:lastRow="0" w:firstColumn="0" w:lastColumn="0" w:oddVBand="0" w:evenVBand="0" w:oddHBand="1" w:evenHBand="0" w:firstRowFirstColumn="0" w:firstRowLastColumn="0" w:lastRowFirstColumn="0" w:lastRowLastColumn="0"/>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698175" behindDoc="0" locked="0" layoutInCell="1" allowOverlap="1" wp14:anchorId="3D659758" wp14:editId="7D6BEDB9">
                  <wp:simplePos x="0" y="0"/>
                  <wp:positionH relativeFrom="column">
                    <wp:posOffset>2654935</wp:posOffset>
                  </wp:positionH>
                  <wp:positionV relativeFrom="paragraph">
                    <wp:posOffset>1184910</wp:posOffset>
                  </wp:positionV>
                  <wp:extent cx="315761" cy="336430"/>
                  <wp:effectExtent l="0" t="0" r="8255" b="698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5761" cy="336430"/>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noProof/>
                <w:sz w:val="22"/>
                <w:szCs w:val="22"/>
                <w:lang w:val="en-CA" w:eastAsia="en-CA"/>
              </w:rPr>
              <w:drawing>
                <wp:inline distT="0" distB="0" distL="0" distR="0" wp14:anchorId="308BBB7C" wp14:editId="7BA43F76">
                  <wp:extent cx="2609850" cy="152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09850" cy="1524000"/>
                          </a:xfrm>
                          <a:prstGeom prst="rect">
                            <a:avLst/>
                          </a:prstGeom>
                          <a:noFill/>
                          <a:ln>
                            <a:noFill/>
                          </a:ln>
                        </pic:spPr>
                      </pic:pic>
                    </a:graphicData>
                  </a:graphic>
                </wp:inline>
              </w:drawing>
            </w:r>
          </w:p>
        </w:tc>
      </w:tr>
      <w:tr w:rsidR="008F0AD4" w:rsidRPr="008F0AD4" w14:paraId="1B51AD12" w14:textId="77777777" w:rsidTr="0017771B">
        <w:trPr>
          <w:trHeight w:val="424"/>
        </w:trPr>
        <w:tc>
          <w:tcPr>
            <w:cnfStyle w:val="001000000000" w:firstRow="0" w:lastRow="0" w:firstColumn="1" w:lastColumn="0" w:oddVBand="0" w:evenVBand="0" w:oddHBand="0" w:evenHBand="0" w:firstRowFirstColumn="0" w:firstRowLastColumn="0" w:lastRowFirstColumn="0" w:lastRowLastColumn="0"/>
            <w:tcW w:w="9972" w:type="dxa"/>
            <w:gridSpan w:val="3"/>
          </w:tcPr>
          <w:p w14:paraId="5B20FB33" w14:textId="77777777" w:rsidR="008F0AD4" w:rsidRPr="008F0AD4" w:rsidRDefault="008F0AD4" w:rsidP="008F0AD4">
            <w:pPr>
              <w:spacing w:before="120" w:after="120"/>
              <w:rPr>
                <w:rFonts w:eastAsia="Times" w:cs="Arial"/>
                <w:sz w:val="22"/>
                <w:szCs w:val="22"/>
                <w:lang w:val="en-CA"/>
              </w:rPr>
            </w:pPr>
            <w:r w:rsidRPr="008F0AD4">
              <w:rPr>
                <w:rFonts w:eastAsia="Times" w:cs="Arial"/>
                <w:b w:val="0"/>
                <w:sz w:val="22"/>
                <w:szCs w:val="22"/>
                <w:lang w:val="en-CA"/>
              </w:rPr>
              <w:t xml:space="preserve">Don’t represent missing values with zeroes. </w:t>
            </w:r>
            <w:r w:rsidRPr="008F0AD4">
              <w:rPr>
                <w:rFonts w:eastAsia="Times" w:cs="Arial"/>
                <w:b w:val="0"/>
                <w:sz w:val="22"/>
                <w:szCs w:val="22"/>
                <w:lang w:val="en-CA"/>
              </w:rPr>
              <w:br/>
            </w:r>
            <w:r w:rsidRPr="008F0AD4">
              <w:rPr>
                <w:rFonts w:eastAsia="Times" w:cs="Arial"/>
                <w:sz w:val="22"/>
                <w:szCs w:val="22"/>
                <w:lang w:val="en-CA"/>
              </w:rPr>
              <w:t>This inaccurately represents data. Use blanks instead.</w:t>
            </w:r>
          </w:p>
        </w:tc>
      </w:tr>
      <w:tr w:rsidR="008F0AD4" w:rsidRPr="008F0AD4" w14:paraId="6D7FCD9F" w14:textId="77777777" w:rsidTr="0017771B">
        <w:trPr>
          <w:cnfStyle w:val="000000100000" w:firstRow="0" w:lastRow="0" w:firstColumn="0" w:lastColumn="0" w:oddVBand="0" w:evenVBand="0" w:oddHBand="1" w:evenHBand="0" w:firstRowFirstColumn="0" w:firstRowLastColumn="0" w:lastRowFirstColumn="0" w:lastRowLastColumn="0"/>
          <w:trHeight w:val="2117"/>
        </w:trPr>
        <w:tc>
          <w:tcPr>
            <w:cnfStyle w:val="001000000000" w:firstRow="0" w:lastRow="0" w:firstColumn="1" w:lastColumn="0" w:oddVBand="0" w:evenVBand="0" w:oddHBand="0" w:evenHBand="0" w:firstRowFirstColumn="0" w:firstRowLastColumn="0" w:lastRowFirstColumn="0" w:lastRowLastColumn="0"/>
            <w:tcW w:w="5099" w:type="dxa"/>
            <w:gridSpan w:val="2"/>
          </w:tcPr>
          <w:p w14:paraId="27694157" w14:textId="77777777" w:rsidR="008F0AD4" w:rsidRPr="008F0AD4" w:rsidRDefault="008F0AD4" w:rsidP="008F0AD4">
            <w:pPr>
              <w:spacing w:before="120" w:after="120"/>
              <w:jc w:val="both"/>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706367" behindDoc="0" locked="0" layoutInCell="1" allowOverlap="1" wp14:anchorId="672393A4" wp14:editId="5AE3EB7E">
                  <wp:simplePos x="0" y="0"/>
                  <wp:positionH relativeFrom="column">
                    <wp:posOffset>2747203</wp:posOffset>
                  </wp:positionH>
                  <wp:positionV relativeFrom="paragraph">
                    <wp:posOffset>979805</wp:posOffset>
                  </wp:positionV>
                  <wp:extent cx="308007" cy="345057"/>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8007" cy="345057"/>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noProof/>
                <w:sz w:val="22"/>
                <w:szCs w:val="22"/>
                <w:lang w:val="en-CA" w:eastAsia="en-CA"/>
              </w:rPr>
              <w:drawing>
                <wp:inline distT="0" distB="0" distL="0" distR="0" wp14:anchorId="74CE36B5" wp14:editId="2615BA36">
                  <wp:extent cx="3086854" cy="958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8">
                            <a:extLst>
                              <a:ext uri="{28A0092B-C50C-407E-A947-70E740481C1C}">
                                <a14:useLocalDpi xmlns:a14="http://schemas.microsoft.com/office/drawing/2010/main" val="0"/>
                              </a:ext>
                            </a:extLst>
                          </a:blip>
                          <a:srcRect t="9581"/>
                          <a:stretch/>
                        </pic:blipFill>
                        <pic:spPr bwMode="auto">
                          <a:xfrm>
                            <a:off x="0" y="0"/>
                            <a:ext cx="3085035" cy="9582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73" w:type="dxa"/>
          </w:tcPr>
          <w:p w14:paraId="0BFC6A1F" w14:textId="77777777" w:rsidR="008F0AD4" w:rsidRPr="008F0AD4" w:rsidRDefault="008F0AD4" w:rsidP="008F0AD4">
            <w:pPr>
              <w:spacing w:before="120" w:after="120"/>
              <w:jc w:val="both"/>
              <w:cnfStyle w:val="000000100000" w:firstRow="0" w:lastRow="0" w:firstColumn="0" w:lastColumn="0" w:oddVBand="0" w:evenVBand="0" w:oddHBand="1" w:evenHBand="0" w:firstRowFirstColumn="0" w:firstRowLastColumn="0" w:lastRowFirstColumn="0" w:lastRowLastColumn="0"/>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699199" behindDoc="0" locked="0" layoutInCell="1" allowOverlap="1" wp14:anchorId="2A957838" wp14:editId="4331C493">
                  <wp:simplePos x="0" y="0"/>
                  <wp:positionH relativeFrom="column">
                    <wp:posOffset>2888615</wp:posOffset>
                  </wp:positionH>
                  <wp:positionV relativeFrom="paragraph">
                    <wp:posOffset>1071880</wp:posOffset>
                  </wp:positionV>
                  <wp:extent cx="239803" cy="255500"/>
                  <wp:effectExtent l="0" t="0" r="825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803" cy="255500"/>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noProof/>
                <w:sz w:val="22"/>
                <w:szCs w:val="22"/>
                <w:lang w:val="en-CA" w:eastAsia="en-CA"/>
              </w:rPr>
              <w:drawing>
                <wp:inline distT="0" distB="0" distL="0" distR="0" wp14:anchorId="674F1923" wp14:editId="60843678">
                  <wp:extent cx="3104792" cy="95885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0">
                            <a:extLst>
                              <a:ext uri="{28A0092B-C50C-407E-A947-70E740481C1C}">
                                <a14:useLocalDpi xmlns:a14="http://schemas.microsoft.com/office/drawing/2010/main" val="0"/>
                              </a:ext>
                            </a:extLst>
                          </a:blip>
                          <a:srcRect t="23716"/>
                          <a:stretch/>
                        </pic:blipFill>
                        <pic:spPr bwMode="auto">
                          <a:xfrm>
                            <a:off x="0" y="0"/>
                            <a:ext cx="3112744" cy="96130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F0AD4" w:rsidRPr="008F0AD4" w14:paraId="3595717A" w14:textId="77777777" w:rsidTr="0017771B">
        <w:trPr>
          <w:trHeight w:val="798"/>
        </w:trPr>
        <w:tc>
          <w:tcPr>
            <w:cnfStyle w:val="001000000000" w:firstRow="0" w:lastRow="0" w:firstColumn="1" w:lastColumn="0" w:oddVBand="0" w:evenVBand="0" w:oddHBand="0" w:evenHBand="0" w:firstRowFirstColumn="0" w:firstRowLastColumn="0" w:lastRowFirstColumn="0" w:lastRowLastColumn="0"/>
            <w:tcW w:w="9972" w:type="dxa"/>
            <w:gridSpan w:val="3"/>
          </w:tcPr>
          <w:p w14:paraId="5B004CF6" w14:textId="77777777" w:rsidR="008F0AD4" w:rsidRPr="008F0AD4" w:rsidRDefault="008F0AD4" w:rsidP="008F0AD4">
            <w:pPr>
              <w:spacing w:before="120" w:after="120"/>
              <w:rPr>
                <w:rFonts w:eastAsia="Times" w:cs="Arial"/>
                <w:sz w:val="22"/>
                <w:szCs w:val="22"/>
                <w:lang w:val="en-CA"/>
              </w:rPr>
            </w:pPr>
            <w:r w:rsidRPr="008F0AD4">
              <w:rPr>
                <w:rFonts w:eastAsia="Times" w:cs="Arial"/>
                <w:b w:val="0"/>
                <w:sz w:val="22"/>
                <w:szCs w:val="22"/>
                <w:lang w:val="en-CA"/>
              </w:rPr>
              <w:t xml:space="preserve">A Speedometer consumes a lot of space to display only 1 metric. </w:t>
            </w:r>
            <w:r w:rsidRPr="008F0AD4">
              <w:rPr>
                <w:rFonts w:eastAsia="Times" w:cs="Arial"/>
                <w:sz w:val="22"/>
                <w:szCs w:val="22"/>
                <w:lang w:val="en-CA"/>
              </w:rPr>
              <w:br/>
              <w:t>Consider Bullet charts than can display comparable values and optimize the space used on screen.</w:t>
            </w:r>
          </w:p>
        </w:tc>
      </w:tr>
      <w:tr w:rsidR="008F0AD4" w:rsidRPr="008F0AD4" w14:paraId="62AB710A" w14:textId="77777777" w:rsidTr="0017771B">
        <w:trPr>
          <w:cnfStyle w:val="000000100000" w:firstRow="0" w:lastRow="0" w:firstColumn="0" w:lastColumn="0" w:oddVBand="0" w:evenVBand="0" w:oddHBand="1" w:evenHBand="0" w:firstRowFirstColumn="0" w:firstRowLastColumn="0" w:lastRowFirstColumn="0" w:lastRowLastColumn="0"/>
          <w:trHeight w:val="2030"/>
        </w:trPr>
        <w:tc>
          <w:tcPr>
            <w:cnfStyle w:val="001000000000" w:firstRow="0" w:lastRow="0" w:firstColumn="1" w:lastColumn="0" w:oddVBand="0" w:evenVBand="0" w:oddHBand="0" w:evenHBand="0" w:firstRowFirstColumn="0" w:firstRowLastColumn="0" w:lastRowFirstColumn="0" w:lastRowLastColumn="0"/>
            <w:tcW w:w="5099" w:type="dxa"/>
            <w:gridSpan w:val="2"/>
          </w:tcPr>
          <w:p w14:paraId="412F35AE" w14:textId="77777777" w:rsidR="008F0AD4" w:rsidRPr="008F0AD4" w:rsidRDefault="008F0AD4" w:rsidP="008F0AD4">
            <w:pPr>
              <w:spacing w:before="120" w:after="120"/>
              <w:jc w:val="center"/>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707391" behindDoc="0" locked="0" layoutInCell="1" allowOverlap="1" wp14:anchorId="4B2A82DE" wp14:editId="38EB605B">
                  <wp:simplePos x="0" y="0"/>
                  <wp:positionH relativeFrom="column">
                    <wp:posOffset>2270760</wp:posOffset>
                  </wp:positionH>
                  <wp:positionV relativeFrom="paragraph">
                    <wp:posOffset>941705</wp:posOffset>
                  </wp:positionV>
                  <wp:extent cx="292606" cy="327804"/>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2606" cy="327804"/>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sz w:val="22"/>
                <w:szCs w:val="22"/>
              </w:rPr>
              <w:object w:dxaOrig="2775" w:dyaOrig="2685" w14:anchorId="38DC5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4" type="#_x0000_t75" style="width:88.25pt;height:85.25pt" o:ole="">
                  <v:imagedata r:id="rId61" o:title=""/>
                </v:shape>
                <o:OLEObject Type="Embed" ProgID="PBrush" ShapeID="_x0000_i1304" DrawAspect="Content" ObjectID="_1620040635" r:id="rId62"/>
              </w:object>
            </w:r>
          </w:p>
        </w:tc>
        <w:tc>
          <w:tcPr>
            <w:tcW w:w="4873" w:type="dxa"/>
          </w:tcPr>
          <w:p w14:paraId="4B2B1E51" w14:textId="77777777" w:rsidR="008F0AD4" w:rsidRPr="008F0AD4" w:rsidRDefault="008F0AD4" w:rsidP="008F0AD4">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w:cs="Arial"/>
                <w:sz w:val="22"/>
                <w:szCs w:val="22"/>
                <w:lang w:val="en-CA"/>
              </w:rPr>
            </w:pPr>
          </w:p>
          <w:p w14:paraId="5036D58D" w14:textId="77777777" w:rsidR="008F0AD4" w:rsidRPr="008F0AD4" w:rsidRDefault="00DB770F" w:rsidP="008F0AD4">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w:cs="Arial"/>
                <w:sz w:val="22"/>
                <w:szCs w:val="22"/>
                <w:lang w:val="en-CA"/>
              </w:rPr>
            </w:pPr>
            <w:r w:rsidRPr="008F0AD4">
              <w:rPr>
                <w:rFonts w:eastAsia="Times" w:cs="Arial"/>
                <w:b/>
                <w:noProof/>
                <w:sz w:val="22"/>
                <w:szCs w:val="22"/>
                <w:lang w:val="en-CA" w:eastAsia="en-CA"/>
              </w:rPr>
              <w:drawing>
                <wp:anchor distT="0" distB="0" distL="114300" distR="114300" simplePos="0" relativeHeight="251700223" behindDoc="0" locked="0" layoutInCell="1" allowOverlap="1" wp14:anchorId="7815BE89" wp14:editId="753B8354">
                  <wp:simplePos x="0" y="0"/>
                  <wp:positionH relativeFrom="column">
                    <wp:posOffset>2836545</wp:posOffset>
                  </wp:positionH>
                  <wp:positionV relativeFrom="paragraph">
                    <wp:posOffset>601980</wp:posOffset>
                  </wp:positionV>
                  <wp:extent cx="353060" cy="377190"/>
                  <wp:effectExtent l="0" t="0" r="8890"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060" cy="377190"/>
                          </a:xfrm>
                          <a:prstGeom prst="rect">
                            <a:avLst/>
                          </a:prstGeom>
                          <a:noFill/>
                        </pic:spPr>
                      </pic:pic>
                    </a:graphicData>
                  </a:graphic>
                  <wp14:sizeRelH relativeFrom="page">
                    <wp14:pctWidth>0</wp14:pctWidth>
                  </wp14:sizeRelH>
                  <wp14:sizeRelV relativeFrom="page">
                    <wp14:pctHeight>0</wp14:pctHeight>
                  </wp14:sizeRelV>
                </wp:anchor>
              </w:drawing>
            </w:r>
            <w:r w:rsidR="008F0AD4" w:rsidRPr="008F0AD4">
              <w:rPr>
                <w:rFonts w:eastAsia="Times" w:cs="Arial"/>
                <w:noProof/>
                <w:sz w:val="22"/>
                <w:szCs w:val="22"/>
                <w:lang w:val="en-CA" w:eastAsia="en-CA"/>
              </w:rPr>
              <w:drawing>
                <wp:inline distT="0" distB="0" distL="0" distR="0" wp14:anchorId="072A2D92" wp14:editId="7822FDD9">
                  <wp:extent cx="2533650" cy="400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3650" cy="400050"/>
                          </a:xfrm>
                          <a:prstGeom prst="rect">
                            <a:avLst/>
                          </a:prstGeom>
                          <a:noFill/>
                        </pic:spPr>
                      </pic:pic>
                    </a:graphicData>
                  </a:graphic>
                </wp:inline>
              </w:drawing>
            </w:r>
          </w:p>
        </w:tc>
      </w:tr>
      <w:tr w:rsidR="008F0AD4" w:rsidRPr="008F0AD4" w14:paraId="6E4B76D2" w14:textId="77777777" w:rsidTr="0017771B">
        <w:trPr>
          <w:trHeight w:val="714"/>
        </w:trPr>
        <w:tc>
          <w:tcPr>
            <w:cnfStyle w:val="001000000000" w:firstRow="0" w:lastRow="0" w:firstColumn="1" w:lastColumn="0" w:oddVBand="0" w:evenVBand="0" w:oddHBand="0" w:evenHBand="0" w:firstRowFirstColumn="0" w:firstRowLastColumn="0" w:lastRowFirstColumn="0" w:lastRowLastColumn="0"/>
            <w:tcW w:w="9972" w:type="dxa"/>
            <w:gridSpan w:val="3"/>
          </w:tcPr>
          <w:p w14:paraId="408228CE" w14:textId="77777777" w:rsidR="00A7553D" w:rsidRDefault="00A7553D" w:rsidP="008F0AD4">
            <w:pPr>
              <w:spacing w:before="120" w:after="120"/>
              <w:rPr>
                <w:rFonts w:eastAsia="Times" w:cs="Arial"/>
                <w:b w:val="0"/>
                <w:sz w:val="22"/>
                <w:szCs w:val="22"/>
                <w:lang w:val="en-CA"/>
              </w:rPr>
            </w:pPr>
          </w:p>
          <w:p w14:paraId="5C643596" w14:textId="77777777" w:rsidR="00A7553D" w:rsidRDefault="00A7553D" w:rsidP="008F0AD4">
            <w:pPr>
              <w:spacing w:before="120" w:after="120"/>
              <w:rPr>
                <w:rFonts w:eastAsia="Times" w:cs="Arial"/>
                <w:b w:val="0"/>
                <w:sz w:val="22"/>
                <w:szCs w:val="22"/>
                <w:lang w:val="en-CA"/>
              </w:rPr>
            </w:pPr>
          </w:p>
          <w:p w14:paraId="0B6891AA" w14:textId="77777777" w:rsidR="00A7553D" w:rsidRDefault="00A7553D" w:rsidP="008F0AD4">
            <w:pPr>
              <w:spacing w:before="120" w:after="120"/>
              <w:rPr>
                <w:rFonts w:eastAsia="Times" w:cs="Arial"/>
                <w:b w:val="0"/>
                <w:sz w:val="22"/>
                <w:szCs w:val="22"/>
                <w:lang w:val="en-CA"/>
              </w:rPr>
            </w:pPr>
          </w:p>
          <w:p w14:paraId="45A8D5E3" w14:textId="77777777" w:rsidR="00A7553D" w:rsidRDefault="00A7553D" w:rsidP="008F0AD4">
            <w:pPr>
              <w:spacing w:before="120" w:after="120"/>
              <w:rPr>
                <w:rFonts w:eastAsia="Times" w:cs="Arial"/>
                <w:b w:val="0"/>
                <w:sz w:val="22"/>
                <w:szCs w:val="22"/>
                <w:lang w:val="en-CA"/>
              </w:rPr>
            </w:pPr>
          </w:p>
          <w:p w14:paraId="792248F7" w14:textId="77777777" w:rsidR="00A7553D" w:rsidRDefault="00A7553D" w:rsidP="008F0AD4">
            <w:pPr>
              <w:spacing w:before="120" w:after="120"/>
              <w:rPr>
                <w:rFonts w:eastAsia="Times" w:cs="Arial"/>
                <w:b w:val="0"/>
                <w:sz w:val="22"/>
                <w:szCs w:val="22"/>
                <w:lang w:val="en-CA"/>
              </w:rPr>
            </w:pPr>
          </w:p>
          <w:p w14:paraId="33563453" w14:textId="77777777" w:rsidR="00A7553D" w:rsidRDefault="00A7553D" w:rsidP="008F0AD4">
            <w:pPr>
              <w:spacing w:before="120" w:after="120"/>
              <w:rPr>
                <w:rFonts w:eastAsia="Times" w:cs="Arial"/>
                <w:b w:val="0"/>
                <w:sz w:val="22"/>
                <w:szCs w:val="22"/>
                <w:lang w:val="en-CA"/>
              </w:rPr>
            </w:pPr>
          </w:p>
          <w:p w14:paraId="661C7F45" w14:textId="77777777" w:rsidR="008F0AD4" w:rsidRPr="008F0AD4" w:rsidRDefault="008F0AD4" w:rsidP="008F0AD4">
            <w:pPr>
              <w:spacing w:before="120" w:after="120"/>
              <w:rPr>
                <w:rFonts w:eastAsia="Times" w:cs="Arial"/>
                <w:sz w:val="22"/>
                <w:szCs w:val="22"/>
                <w:lang w:val="en-CA"/>
              </w:rPr>
            </w:pPr>
            <w:r w:rsidRPr="008F0AD4">
              <w:rPr>
                <w:rFonts w:eastAsia="Times" w:cs="Arial"/>
                <w:b w:val="0"/>
                <w:sz w:val="22"/>
                <w:szCs w:val="22"/>
                <w:lang w:val="en-CA"/>
              </w:rPr>
              <w:lastRenderedPageBreak/>
              <w:t xml:space="preserve">Do not hide the zero line when using column charts. </w:t>
            </w:r>
            <w:r w:rsidRPr="008F0AD4">
              <w:rPr>
                <w:rFonts w:eastAsia="Times" w:cs="Arial"/>
                <w:b w:val="0"/>
                <w:sz w:val="22"/>
                <w:szCs w:val="22"/>
                <w:lang w:val="en-CA"/>
              </w:rPr>
              <w:br/>
            </w:r>
            <w:r w:rsidRPr="008F0AD4">
              <w:rPr>
                <w:rFonts w:eastAsia="Times" w:cs="Arial"/>
                <w:sz w:val="22"/>
                <w:szCs w:val="22"/>
                <w:lang w:val="en-CA"/>
              </w:rPr>
              <w:t>Otherwise, the comparison between values is not possible. Comparable data must have identical scales.</w:t>
            </w:r>
          </w:p>
        </w:tc>
      </w:tr>
      <w:tr w:rsidR="008F0AD4" w:rsidRPr="008F0AD4" w14:paraId="60551D9E" w14:textId="77777777" w:rsidTr="0017771B">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5099" w:type="dxa"/>
            <w:gridSpan w:val="2"/>
          </w:tcPr>
          <w:p w14:paraId="601A40B0" w14:textId="77777777" w:rsidR="008F0AD4" w:rsidRPr="008F0AD4" w:rsidRDefault="008F0AD4" w:rsidP="008F0AD4">
            <w:pPr>
              <w:spacing w:before="120" w:after="120"/>
              <w:jc w:val="center"/>
              <w:rPr>
                <w:rFonts w:eastAsia="Times" w:cs="Arial"/>
                <w:sz w:val="22"/>
                <w:szCs w:val="22"/>
                <w:lang w:val="en-CA"/>
              </w:rPr>
            </w:pPr>
            <w:r w:rsidRPr="008F0AD4">
              <w:rPr>
                <w:rFonts w:eastAsia="Times" w:cs="Arial"/>
                <w:noProof/>
                <w:sz w:val="22"/>
                <w:szCs w:val="22"/>
                <w:lang w:val="en-CA" w:eastAsia="en-CA"/>
              </w:rPr>
              <w:lastRenderedPageBreak/>
              <w:drawing>
                <wp:anchor distT="0" distB="0" distL="114300" distR="114300" simplePos="0" relativeHeight="251711487" behindDoc="0" locked="0" layoutInCell="1" allowOverlap="1" wp14:anchorId="7171566E" wp14:editId="240DA9AE">
                  <wp:simplePos x="0" y="0"/>
                  <wp:positionH relativeFrom="column">
                    <wp:posOffset>2379980</wp:posOffset>
                  </wp:positionH>
                  <wp:positionV relativeFrom="paragraph">
                    <wp:posOffset>1018540</wp:posOffset>
                  </wp:positionV>
                  <wp:extent cx="331107" cy="370936"/>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1107" cy="370936"/>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sz w:val="22"/>
                <w:szCs w:val="22"/>
              </w:rPr>
              <w:object w:dxaOrig="3510" w:dyaOrig="4125" w14:anchorId="3B334B75">
                <v:shape id="_x0000_i1305" type="#_x0000_t75" style="width:83.35pt;height:99.6pt" o:ole="">
                  <v:imagedata r:id="rId64" o:title=""/>
                </v:shape>
                <o:OLEObject Type="Embed" ProgID="PBrush" ShapeID="_x0000_i1305" DrawAspect="Content" ObjectID="_1620040636" r:id="rId65"/>
              </w:object>
            </w:r>
          </w:p>
        </w:tc>
        <w:tc>
          <w:tcPr>
            <w:tcW w:w="4873" w:type="dxa"/>
          </w:tcPr>
          <w:p w14:paraId="6A307714" w14:textId="77777777" w:rsidR="008F0AD4" w:rsidRPr="008F0AD4" w:rsidRDefault="008F0AD4" w:rsidP="008F0AD4">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712511" behindDoc="0" locked="0" layoutInCell="1" allowOverlap="1" wp14:anchorId="39E299C7" wp14:editId="45322BB4">
                  <wp:simplePos x="0" y="0"/>
                  <wp:positionH relativeFrom="column">
                    <wp:posOffset>2415540</wp:posOffset>
                  </wp:positionH>
                  <wp:positionV relativeFrom="paragraph">
                    <wp:posOffset>1045210</wp:posOffset>
                  </wp:positionV>
                  <wp:extent cx="299637" cy="319178"/>
                  <wp:effectExtent l="0" t="0" r="5715" b="508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637" cy="319178"/>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sz w:val="22"/>
                <w:szCs w:val="22"/>
              </w:rPr>
              <w:object w:dxaOrig="3525" w:dyaOrig="4185" w14:anchorId="30C36C03">
                <v:shape id="_x0000_i1306" type="#_x0000_t75" style="width:84.05pt;height:99pt" o:ole="">
                  <v:imagedata r:id="rId66" o:title=""/>
                </v:shape>
                <o:OLEObject Type="Embed" ProgID="PBrush" ShapeID="_x0000_i1306" DrawAspect="Content" ObjectID="_1620040637" r:id="rId67"/>
              </w:object>
            </w:r>
          </w:p>
        </w:tc>
      </w:tr>
      <w:tr w:rsidR="008F0AD4" w:rsidRPr="008F0AD4" w14:paraId="048CCD31" w14:textId="77777777" w:rsidTr="0017771B">
        <w:trPr>
          <w:trHeight w:val="782"/>
        </w:trPr>
        <w:tc>
          <w:tcPr>
            <w:cnfStyle w:val="001000000000" w:firstRow="0" w:lastRow="0" w:firstColumn="1" w:lastColumn="0" w:oddVBand="0" w:evenVBand="0" w:oddHBand="0" w:evenHBand="0" w:firstRowFirstColumn="0" w:firstRowLastColumn="0" w:lastRowFirstColumn="0" w:lastRowLastColumn="0"/>
            <w:tcW w:w="9972" w:type="dxa"/>
            <w:gridSpan w:val="3"/>
          </w:tcPr>
          <w:p w14:paraId="3C5E310E" w14:textId="77777777" w:rsidR="008F0AD4" w:rsidRPr="008F0AD4" w:rsidRDefault="008F0AD4" w:rsidP="008F0AD4">
            <w:pPr>
              <w:spacing w:before="120" w:after="120"/>
              <w:rPr>
                <w:rFonts w:eastAsia="Times" w:cs="Arial"/>
                <w:sz w:val="22"/>
                <w:szCs w:val="22"/>
                <w:lang w:val="en-CA"/>
              </w:rPr>
            </w:pPr>
            <w:r w:rsidRPr="008F0AD4">
              <w:rPr>
                <w:rFonts w:eastAsia="Times" w:cs="Arial"/>
                <w:b w:val="0"/>
                <w:sz w:val="22"/>
                <w:szCs w:val="22"/>
                <w:lang w:val="en-CA"/>
              </w:rPr>
              <w:t>Do not use a stacked bar chart with too many metrics (colours).</w:t>
            </w:r>
            <w:r w:rsidRPr="008F0AD4">
              <w:rPr>
                <w:rFonts w:eastAsia="Times" w:cs="Arial"/>
                <w:b w:val="0"/>
                <w:sz w:val="22"/>
                <w:szCs w:val="22"/>
                <w:lang w:val="en-CA"/>
              </w:rPr>
              <w:br/>
            </w:r>
            <w:r w:rsidRPr="008F0AD4">
              <w:rPr>
                <w:rFonts w:eastAsia="Times" w:cs="Arial"/>
                <w:sz w:val="22"/>
                <w:szCs w:val="22"/>
                <w:lang w:val="en-CA"/>
              </w:rPr>
              <w:t>Data cannot be easily compared for each specific section. Use a stacked area chart instead.</w:t>
            </w:r>
          </w:p>
        </w:tc>
      </w:tr>
      <w:tr w:rsidR="008F0AD4" w:rsidRPr="008F0AD4" w14:paraId="76F8971E" w14:textId="77777777" w:rsidTr="0017771B">
        <w:trPr>
          <w:cnfStyle w:val="000000100000" w:firstRow="0" w:lastRow="0" w:firstColumn="0" w:lastColumn="0" w:oddVBand="0" w:evenVBand="0" w:oddHBand="1" w:evenHBand="0" w:firstRowFirstColumn="0" w:firstRowLastColumn="0" w:lastRowFirstColumn="0" w:lastRowLastColumn="0"/>
          <w:trHeight w:val="2749"/>
        </w:trPr>
        <w:tc>
          <w:tcPr>
            <w:cnfStyle w:val="001000000000" w:firstRow="0" w:lastRow="0" w:firstColumn="1" w:lastColumn="0" w:oddVBand="0" w:evenVBand="0" w:oddHBand="0" w:evenHBand="0" w:firstRowFirstColumn="0" w:firstRowLastColumn="0" w:lastRowFirstColumn="0" w:lastRowLastColumn="0"/>
            <w:tcW w:w="5099" w:type="dxa"/>
            <w:gridSpan w:val="2"/>
          </w:tcPr>
          <w:p w14:paraId="28A881E1" w14:textId="77777777" w:rsidR="008F0AD4" w:rsidRPr="008F0AD4" w:rsidRDefault="00DB770F" w:rsidP="008F0AD4">
            <w:pPr>
              <w:spacing w:before="120" w:after="120"/>
              <w:jc w:val="center"/>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708415" behindDoc="0" locked="0" layoutInCell="1" allowOverlap="1" wp14:anchorId="54137DD7" wp14:editId="0ACF7747">
                  <wp:simplePos x="0" y="0"/>
                  <wp:positionH relativeFrom="column">
                    <wp:posOffset>2755265</wp:posOffset>
                  </wp:positionH>
                  <wp:positionV relativeFrom="paragraph">
                    <wp:posOffset>1297940</wp:posOffset>
                  </wp:positionV>
                  <wp:extent cx="318770" cy="357505"/>
                  <wp:effectExtent l="0" t="0" r="5080" b="444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8770" cy="357505"/>
                          </a:xfrm>
                          <a:prstGeom prst="rect">
                            <a:avLst/>
                          </a:prstGeom>
                          <a:noFill/>
                        </pic:spPr>
                      </pic:pic>
                    </a:graphicData>
                  </a:graphic>
                  <wp14:sizeRelH relativeFrom="page">
                    <wp14:pctWidth>0</wp14:pctWidth>
                  </wp14:sizeRelH>
                  <wp14:sizeRelV relativeFrom="page">
                    <wp14:pctHeight>0</wp14:pctHeight>
                  </wp14:sizeRelV>
                </wp:anchor>
              </w:drawing>
            </w:r>
            <w:r w:rsidR="008F0AD4" w:rsidRPr="008F0AD4">
              <w:rPr>
                <w:rFonts w:eastAsia="Times" w:cs="Arial"/>
                <w:noProof/>
                <w:sz w:val="22"/>
                <w:szCs w:val="22"/>
                <w:lang w:val="en-CA" w:eastAsia="en-CA"/>
              </w:rPr>
              <w:drawing>
                <wp:inline distT="0" distB="0" distL="0" distR="0" wp14:anchorId="541F8DEC" wp14:editId="59947A3D">
                  <wp:extent cx="3050908" cy="156640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55598" cy="1568814"/>
                          </a:xfrm>
                          <a:prstGeom prst="rect">
                            <a:avLst/>
                          </a:prstGeom>
                          <a:noFill/>
                          <a:ln>
                            <a:noFill/>
                          </a:ln>
                        </pic:spPr>
                      </pic:pic>
                    </a:graphicData>
                  </a:graphic>
                </wp:inline>
              </w:drawing>
            </w:r>
          </w:p>
        </w:tc>
        <w:tc>
          <w:tcPr>
            <w:tcW w:w="4873" w:type="dxa"/>
          </w:tcPr>
          <w:p w14:paraId="638B6D9A" w14:textId="77777777" w:rsidR="008F0AD4" w:rsidRPr="008F0AD4" w:rsidRDefault="00DB770F" w:rsidP="008F0AD4">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701247" behindDoc="0" locked="0" layoutInCell="1" allowOverlap="1" wp14:anchorId="30225864" wp14:editId="30A5D330">
                  <wp:simplePos x="0" y="0"/>
                  <wp:positionH relativeFrom="column">
                    <wp:posOffset>2820670</wp:posOffset>
                  </wp:positionH>
                  <wp:positionV relativeFrom="paragraph">
                    <wp:posOffset>1417320</wp:posOffset>
                  </wp:positionV>
                  <wp:extent cx="274955" cy="2927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4955" cy="292735"/>
                          </a:xfrm>
                          <a:prstGeom prst="rect">
                            <a:avLst/>
                          </a:prstGeom>
                          <a:noFill/>
                        </pic:spPr>
                      </pic:pic>
                    </a:graphicData>
                  </a:graphic>
                  <wp14:sizeRelH relativeFrom="page">
                    <wp14:pctWidth>0</wp14:pctWidth>
                  </wp14:sizeRelH>
                  <wp14:sizeRelV relativeFrom="page">
                    <wp14:pctHeight>0</wp14:pctHeight>
                  </wp14:sizeRelV>
                </wp:anchor>
              </w:drawing>
            </w:r>
            <w:r w:rsidR="008F0AD4" w:rsidRPr="008F0AD4">
              <w:rPr>
                <w:rFonts w:eastAsia="Times" w:cs="Arial"/>
                <w:noProof/>
                <w:sz w:val="22"/>
                <w:szCs w:val="22"/>
                <w:lang w:val="en-CA" w:eastAsia="en-CA"/>
              </w:rPr>
              <w:drawing>
                <wp:inline distT="0" distB="0" distL="0" distR="0" wp14:anchorId="64A3B0A0" wp14:editId="76BBE24F">
                  <wp:extent cx="3021495" cy="162206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26140" cy="1624560"/>
                          </a:xfrm>
                          <a:prstGeom prst="rect">
                            <a:avLst/>
                          </a:prstGeom>
                          <a:noFill/>
                          <a:ln>
                            <a:noFill/>
                          </a:ln>
                        </pic:spPr>
                      </pic:pic>
                    </a:graphicData>
                  </a:graphic>
                </wp:inline>
              </w:drawing>
            </w:r>
          </w:p>
        </w:tc>
      </w:tr>
      <w:tr w:rsidR="008F0AD4" w:rsidRPr="008F0AD4" w14:paraId="1F65F1DB" w14:textId="77777777" w:rsidTr="0017771B">
        <w:trPr>
          <w:trHeight w:val="794"/>
        </w:trPr>
        <w:tc>
          <w:tcPr>
            <w:cnfStyle w:val="001000000000" w:firstRow="0" w:lastRow="0" w:firstColumn="1" w:lastColumn="0" w:oddVBand="0" w:evenVBand="0" w:oddHBand="0" w:evenHBand="0" w:firstRowFirstColumn="0" w:firstRowLastColumn="0" w:lastRowFirstColumn="0" w:lastRowLastColumn="0"/>
            <w:tcW w:w="9972" w:type="dxa"/>
            <w:gridSpan w:val="3"/>
          </w:tcPr>
          <w:p w14:paraId="39CA4280" w14:textId="77777777" w:rsidR="008F0AD4" w:rsidRPr="008F0AD4" w:rsidRDefault="008F0AD4" w:rsidP="008F0AD4">
            <w:pPr>
              <w:spacing w:before="120" w:after="120"/>
              <w:rPr>
                <w:rFonts w:eastAsia="Times" w:cs="Arial"/>
                <w:sz w:val="22"/>
                <w:szCs w:val="22"/>
                <w:lang w:val="en-CA"/>
              </w:rPr>
            </w:pPr>
            <w:r w:rsidRPr="008F0AD4">
              <w:rPr>
                <w:rFonts w:eastAsia="Times" w:cs="Arial"/>
                <w:b w:val="0"/>
                <w:sz w:val="22"/>
                <w:szCs w:val="22"/>
                <w:lang w:val="en-CA"/>
              </w:rPr>
              <w:t xml:space="preserve">Use horizontal bar graphs instead of vertical ones when the labels are long as they are easier to read. </w:t>
            </w:r>
            <w:r w:rsidRPr="008F0AD4">
              <w:rPr>
                <w:rFonts w:eastAsia="Times" w:cs="Arial"/>
                <w:b w:val="0"/>
                <w:sz w:val="22"/>
                <w:szCs w:val="22"/>
                <w:lang w:val="en-CA"/>
              </w:rPr>
              <w:br/>
            </w:r>
            <w:r w:rsidRPr="008F0AD4">
              <w:rPr>
                <w:rFonts w:eastAsia="Times" w:cs="Arial"/>
                <w:sz w:val="22"/>
                <w:szCs w:val="22"/>
                <w:lang w:val="en-CA"/>
              </w:rPr>
              <w:t>With horizontal bars you can also have a long horizontal label while vertical bars require long labels to be rotated 90 degrees to fit on the graph. Vertical bars are also usually perceived as time series.</w:t>
            </w:r>
          </w:p>
        </w:tc>
      </w:tr>
      <w:tr w:rsidR="008F0AD4" w:rsidRPr="008F0AD4" w14:paraId="511F52B1" w14:textId="77777777" w:rsidTr="0017771B">
        <w:trPr>
          <w:cnfStyle w:val="000000100000" w:firstRow="0" w:lastRow="0" w:firstColumn="0" w:lastColumn="0" w:oddVBand="0" w:evenVBand="0" w:oddHBand="1"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4668" w:type="dxa"/>
          </w:tcPr>
          <w:p w14:paraId="24FC31BB" w14:textId="77777777" w:rsidR="008F0AD4" w:rsidRPr="008F0AD4" w:rsidRDefault="00DB770F" w:rsidP="008F0AD4">
            <w:pPr>
              <w:spacing w:before="120" w:after="120"/>
              <w:jc w:val="center"/>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713535" behindDoc="0" locked="0" layoutInCell="1" allowOverlap="1" wp14:anchorId="20E5D807" wp14:editId="2C9D4A9A">
                  <wp:simplePos x="0" y="0"/>
                  <wp:positionH relativeFrom="column">
                    <wp:posOffset>2348865</wp:posOffset>
                  </wp:positionH>
                  <wp:positionV relativeFrom="paragraph">
                    <wp:posOffset>1380490</wp:posOffset>
                  </wp:positionV>
                  <wp:extent cx="325755" cy="36512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5755" cy="365125"/>
                          </a:xfrm>
                          <a:prstGeom prst="rect">
                            <a:avLst/>
                          </a:prstGeom>
                          <a:noFill/>
                        </pic:spPr>
                      </pic:pic>
                    </a:graphicData>
                  </a:graphic>
                  <wp14:sizeRelH relativeFrom="page">
                    <wp14:pctWidth>0</wp14:pctWidth>
                  </wp14:sizeRelH>
                  <wp14:sizeRelV relativeFrom="page">
                    <wp14:pctHeight>0</wp14:pctHeight>
                  </wp14:sizeRelV>
                </wp:anchor>
              </w:drawing>
            </w:r>
            <w:r w:rsidR="008F0AD4" w:rsidRPr="008F0AD4">
              <w:rPr>
                <w:rFonts w:eastAsia="Times" w:cs="Arial"/>
                <w:sz w:val="22"/>
                <w:szCs w:val="22"/>
              </w:rPr>
              <w:object w:dxaOrig="2700" w:dyaOrig="8205" w14:anchorId="2943C96B">
                <v:shape id="_x0000_i1307" type="#_x0000_t75" style="width:83.95pt;height:128pt" o:ole="">
                  <v:imagedata r:id="rId72" o:title="" croptop="1898f" cropbottom="1311f" cropright="7047f"/>
                </v:shape>
                <o:OLEObject Type="Embed" ProgID="PBrush" ShapeID="_x0000_i1307" DrawAspect="Content" ObjectID="_1620040638" r:id="rId73"/>
              </w:object>
            </w:r>
          </w:p>
        </w:tc>
        <w:tc>
          <w:tcPr>
            <w:tcW w:w="5304" w:type="dxa"/>
            <w:gridSpan w:val="2"/>
          </w:tcPr>
          <w:p w14:paraId="7A0C9E3C" w14:textId="77777777" w:rsidR="008F0AD4" w:rsidRPr="008F0AD4" w:rsidRDefault="008F0AD4" w:rsidP="008F0AD4">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w:cs="Arial"/>
                <w:sz w:val="22"/>
                <w:szCs w:val="22"/>
              </w:rPr>
            </w:pPr>
            <w:r w:rsidRPr="008F0AD4">
              <w:rPr>
                <w:rFonts w:eastAsia="Times" w:cs="Arial"/>
                <w:noProof/>
                <w:sz w:val="22"/>
                <w:szCs w:val="22"/>
                <w:lang w:val="en-CA" w:eastAsia="en-CA"/>
              </w:rPr>
              <w:drawing>
                <wp:anchor distT="0" distB="0" distL="114300" distR="114300" simplePos="0" relativeHeight="251714559" behindDoc="0" locked="0" layoutInCell="1" allowOverlap="1" wp14:anchorId="2892CEB0" wp14:editId="230FEDFC">
                  <wp:simplePos x="0" y="0"/>
                  <wp:positionH relativeFrom="column">
                    <wp:posOffset>3105150</wp:posOffset>
                  </wp:positionH>
                  <wp:positionV relativeFrom="paragraph">
                    <wp:posOffset>1376680</wp:posOffset>
                  </wp:positionV>
                  <wp:extent cx="342900" cy="36512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900" cy="365125"/>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sz w:val="22"/>
                <w:szCs w:val="22"/>
              </w:rPr>
              <w:object w:dxaOrig="7905" w:dyaOrig="1920" w14:anchorId="3529B14B">
                <v:shape id="_x0000_i1308" type="#_x0000_t75" style="width:239.5pt;height:73.25pt" o:ole="">
                  <v:imagedata r:id="rId74" o:title=""/>
                </v:shape>
                <o:OLEObject Type="Embed" ProgID="PBrush" ShapeID="_x0000_i1308" DrawAspect="Content" ObjectID="_1620040639" r:id="rId75"/>
              </w:object>
            </w:r>
          </w:p>
        </w:tc>
      </w:tr>
      <w:tr w:rsidR="008F0AD4" w:rsidRPr="008F0AD4" w14:paraId="7D6A6890" w14:textId="77777777" w:rsidTr="0017771B">
        <w:trPr>
          <w:trHeight w:val="846"/>
        </w:trPr>
        <w:tc>
          <w:tcPr>
            <w:cnfStyle w:val="001000000000" w:firstRow="0" w:lastRow="0" w:firstColumn="1" w:lastColumn="0" w:oddVBand="0" w:evenVBand="0" w:oddHBand="0" w:evenHBand="0" w:firstRowFirstColumn="0" w:firstRowLastColumn="0" w:lastRowFirstColumn="0" w:lastRowLastColumn="0"/>
            <w:tcW w:w="9972" w:type="dxa"/>
            <w:gridSpan w:val="3"/>
          </w:tcPr>
          <w:p w14:paraId="39B4238C" w14:textId="77777777" w:rsidR="008F0AD4" w:rsidRDefault="008F0AD4" w:rsidP="008F0AD4">
            <w:pPr>
              <w:spacing w:before="120" w:after="120"/>
              <w:rPr>
                <w:rFonts w:eastAsia="Times" w:cs="Arial"/>
                <w:b w:val="0"/>
                <w:sz w:val="22"/>
                <w:szCs w:val="22"/>
                <w:lang w:val="en-CA"/>
              </w:rPr>
            </w:pPr>
          </w:p>
          <w:p w14:paraId="4EC48421" w14:textId="77777777" w:rsidR="008F0AD4" w:rsidRDefault="008F0AD4" w:rsidP="008F0AD4">
            <w:pPr>
              <w:spacing w:before="120" w:after="120"/>
              <w:rPr>
                <w:rFonts w:eastAsia="Times" w:cs="Arial"/>
                <w:b w:val="0"/>
                <w:sz w:val="22"/>
                <w:szCs w:val="22"/>
                <w:lang w:val="en-CA"/>
              </w:rPr>
            </w:pPr>
          </w:p>
          <w:p w14:paraId="640DD0C2" w14:textId="77777777" w:rsidR="008F0AD4" w:rsidRDefault="008F0AD4" w:rsidP="008F0AD4">
            <w:pPr>
              <w:spacing w:before="120" w:after="120"/>
              <w:rPr>
                <w:rFonts w:eastAsia="Times" w:cs="Arial"/>
                <w:b w:val="0"/>
                <w:sz w:val="22"/>
                <w:szCs w:val="22"/>
                <w:lang w:val="en-CA"/>
              </w:rPr>
            </w:pPr>
          </w:p>
          <w:p w14:paraId="010E9C77" w14:textId="77777777" w:rsidR="008F0AD4" w:rsidRDefault="008F0AD4" w:rsidP="008F0AD4">
            <w:pPr>
              <w:spacing w:before="120" w:after="120"/>
              <w:rPr>
                <w:rFonts w:eastAsia="Times" w:cs="Arial"/>
                <w:b w:val="0"/>
                <w:sz w:val="22"/>
                <w:szCs w:val="22"/>
                <w:lang w:val="en-CA"/>
              </w:rPr>
            </w:pPr>
          </w:p>
          <w:p w14:paraId="2895299E" w14:textId="77777777" w:rsidR="008F0AD4" w:rsidRPr="008F0AD4" w:rsidRDefault="008F0AD4" w:rsidP="008F0AD4">
            <w:pPr>
              <w:spacing w:before="120" w:after="120"/>
              <w:rPr>
                <w:rFonts w:eastAsia="Times" w:cs="Arial"/>
                <w:sz w:val="22"/>
                <w:szCs w:val="22"/>
                <w:lang w:val="en-CA"/>
              </w:rPr>
            </w:pPr>
            <w:r w:rsidRPr="008F0AD4">
              <w:rPr>
                <w:rFonts w:eastAsia="Times" w:cs="Arial"/>
                <w:b w:val="0"/>
                <w:sz w:val="22"/>
                <w:szCs w:val="22"/>
                <w:lang w:val="en-CA"/>
              </w:rPr>
              <w:t>Do not overload the user with unnecessary information</w:t>
            </w:r>
            <w:r w:rsidRPr="008F0AD4">
              <w:rPr>
                <w:rFonts w:eastAsia="Times" w:cs="Arial"/>
                <w:b w:val="0"/>
                <w:sz w:val="22"/>
                <w:szCs w:val="22"/>
                <w:lang w:val="en-CA"/>
              </w:rPr>
              <w:br/>
            </w:r>
            <w:r w:rsidRPr="008F0AD4">
              <w:rPr>
                <w:rFonts w:eastAsia="Times" w:cs="Arial"/>
                <w:sz w:val="22"/>
                <w:szCs w:val="22"/>
                <w:lang w:val="en-CA"/>
              </w:rPr>
              <w:t>It distracts the user and makes it difficult to interpret the data. Highlight data points by removing, deemphasizing and regularizing as much non-data ink as possible.</w:t>
            </w:r>
          </w:p>
        </w:tc>
      </w:tr>
      <w:tr w:rsidR="008F0AD4" w:rsidRPr="008F0AD4" w14:paraId="54C3A72A" w14:textId="77777777" w:rsidTr="0017771B">
        <w:trPr>
          <w:cnfStyle w:val="000000100000" w:firstRow="0" w:lastRow="0" w:firstColumn="0" w:lastColumn="0" w:oddVBand="0" w:evenVBand="0" w:oddHBand="1" w:evenHBand="0" w:firstRowFirstColumn="0" w:firstRowLastColumn="0" w:lastRowFirstColumn="0" w:lastRowLastColumn="0"/>
          <w:trHeight w:val="2840"/>
        </w:trPr>
        <w:tc>
          <w:tcPr>
            <w:cnfStyle w:val="001000000000" w:firstRow="0" w:lastRow="0" w:firstColumn="1" w:lastColumn="0" w:oddVBand="0" w:evenVBand="0" w:oddHBand="0" w:evenHBand="0" w:firstRowFirstColumn="0" w:firstRowLastColumn="0" w:lastRowFirstColumn="0" w:lastRowLastColumn="0"/>
            <w:tcW w:w="5099" w:type="dxa"/>
            <w:gridSpan w:val="2"/>
          </w:tcPr>
          <w:tbl>
            <w:tblPr>
              <w:tblStyle w:val="TableGrid1"/>
              <w:tblpPr w:leftFromText="180" w:rightFromText="180" w:horzAnchor="margin" w:tblpY="-5828"/>
              <w:tblOverlap w:val="neve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149"/>
              <w:gridCol w:w="809"/>
              <w:gridCol w:w="965"/>
              <w:gridCol w:w="965"/>
              <w:gridCol w:w="965"/>
            </w:tblGrid>
            <w:tr w:rsidR="008F0AD4" w:rsidRPr="008F0AD4" w:rsidDel="00A7553D" w14:paraId="22701408" w14:textId="5C364A7F" w:rsidTr="0017771B">
              <w:trPr>
                <w:trHeight w:val="253"/>
                <w:del w:id="43" w:author="hermosa.a" w:date="2019-05-22T14:12:00Z"/>
              </w:trPr>
              <w:tc>
                <w:tcPr>
                  <w:tcW w:w="1184" w:type="pct"/>
                  <w:tcBorders>
                    <w:top w:val="single" w:sz="12" w:space="0" w:color="auto"/>
                    <w:left w:val="single" w:sz="12" w:space="0" w:color="auto"/>
                    <w:bottom w:val="single" w:sz="12" w:space="0" w:color="auto"/>
                    <w:right w:val="single" w:sz="12" w:space="0" w:color="auto"/>
                  </w:tcBorders>
                  <w:vAlign w:val="center"/>
                </w:tcPr>
                <w:p w14:paraId="763A63AB" w14:textId="3BD2ECD8" w:rsidR="008F0AD4" w:rsidRPr="008F0AD4" w:rsidDel="00A7553D" w:rsidRDefault="003B3BF0" w:rsidP="0017771B">
                  <w:pPr>
                    <w:spacing w:after="0" w:line="160" w:lineRule="atLeast"/>
                    <w:jc w:val="center"/>
                    <w:rPr>
                      <w:del w:id="44" w:author="hermosa.a" w:date="2019-05-22T14:12:00Z"/>
                      <w:rFonts w:eastAsia="Cambria" w:cs="Arial"/>
                      <w:sz w:val="22"/>
                      <w:szCs w:val="22"/>
                    </w:rPr>
                  </w:pPr>
                  <w:r w:rsidRPr="008F0AD4">
                    <w:rPr>
                      <w:rFonts w:eastAsia="Times" w:cs="Arial"/>
                      <w:noProof/>
                      <w:sz w:val="22"/>
                      <w:szCs w:val="22"/>
                      <w:lang w:val="en-CA" w:eastAsia="en-CA"/>
                    </w:rPr>
                    <w:lastRenderedPageBreak/>
                    <w:drawing>
                      <wp:anchor distT="0" distB="0" distL="114300" distR="114300" simplePos="1" relativeHeight="251762687" behindDoc="0" locked="0" layoutInCell="1" allowOverlap="1" wp14:anchorId="42515AD3" wp14:editId="75D2AAB0">
                        <wp:simplePos x="3376295" y="3588385"/>
                        <wp:positionH relativeFrom="column">
                          <wp:posOffset>3376295</wp:posOffset>
                        </wp:positionH>
                        <wp:positionV relativeFrom="paragraph">
                          <wp:posOffset>3588442</wp:posOffset>
                        </wp:positionV>
                        <wp:extent cx="325755" cy="3651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5755" cy="365125"/>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noProof/>
                      <w:sz w:val="22"/>
                      <w:szCs w:val="22"/>
                      <w:lang w:val="en-CA" w:eastAsia="en-CA"/>
                    </w:rPr>
                    <w:drawing>
                      <wp:anchor distT="0" distB="0" distL="114300" distR="114300" simplePos="1" relativeHeight="251760639" behindDoc="0" locked="0" layoutInCell="1" allowOverlap="1" wp14:anchorId="2623BE0C" wp14:editId="7BECB005">
                        <wp:simplePos x="798195" y="3587115"/>
                        <wp:positionH relativeFrom="column">
                          <wp:posOffset>798772</wp:posOffset>
                        </wp:positionH>
                        <wp:positionV relativeFrom="paragraph">
                          <wp:posOffset>3587115</wp:posOffset>
                        </wp:positionV>
                        <wp:extent cx="325755" cy="3651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5755" cy="365125"/>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noProof/>
                      <w:sz w:val="22"/>
                      <w:szCs w:val="22"/>
                      <w:lang w:val="en-CA" w:eastAsia="en-CA"/>
                    </w:rPr>
                    <w:drawing>
                      <wp:anchor distT="0" distB="0" distL="114300" distR="114300" simplePos="1" relativeHeight="251758591" behindDoc="0" locked="0" layoutInCell="1" allowOverlap="1" wp14:anchorId="4CAFCDF0" wp14:editId="35AC7C94">
                        <wp:simplePos x="833755" y="3462020"/>
                        <wp:positionH relativeFrom="column">
                          <wp:posOffset>833986</wp:posOffset>
                        </wp:positionH>
                        <wp:positionV relativeFrom="paragraph">
                          <wp:posOffset>3462424</wp:posOffset>
                        </wp:positionV>
                        <wp:extent cx="325755" cy="36512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5755" cy="365125"/>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noProof/>
                      <w:sz w:val="22"/>
                      <w:szCs w:val="22"/>
                      <w:lang w:val="en-CA" w:eastAsia="en-CA"/>
                    </w:rPr>
                    <w:drawing>
                      <wp:anchor distT="0" distB="0" distL="114300" distR="114300" simplePos="1" relativeHeight="251754495" behindDoc="0" locked="0" layoutInCell="1" allowOverlap="1" wp14:anchorId="681BB540" wp14:editId="1B077734">
                        <wp:simplePos x="764540" y="3587115"/>
                        <wp:positionH relativeFrom="column">
                          <wp:posOffset>764714</wp:posOffset>
                        </wp:positionH>
                        <wp:positionV relativeFrom="paragraph">
                          <wp:posOffset>3587115</wp:posOffset>
                        </wp:positionV>
                        <wp:extent cx="325755" cy="36512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5755" cy="365125"/>
                                </a:xfrm>
                                <a:prstGeom prst="rect">
                                  <a:avLst/>
                                </a:prstGeom>
                                <a:noFill/>
                              </pic:spPr>
                            </pic:pic>
                          </a:graphicData>
                        </a:graphic>
                        <wp14:sizeRelH relativeFrom="page">
                          <wp14:pctWidth>0</wp14:pctWidth>
                        </wp14:sizeRelH>
                        <wp14:sizeRelV relativeFrom="page">
                          <wp14:pctHeight>0</wp14:pctHeight>
                        </wp14:sizeRelV>
                      </wp:anchor>
                    </w:drawing>
                  </w:r>
                  <w:r w:rsidRPr="003B3BF0">
                    <w:rPr>
                      <w:rFonts w:ascii="Calibri" w:eastAsia="Times" w:hAnsi="Calibri" w:cs="Arial"/>
                      <w:noProof/>
                      <w:sz w:val="22"/>
                      <w:szCs w:val="22"/>
                      <w:lang w:val="en-CA" w:eastAsia="en-CA"/>
                    </w:rPr>
                    <w:drawing>
                      <wp:anchor distT="0" distB="0" distL="114300" distR="114300" simplePos="1" relativeHeight="251752447" behindDoc="0" locked="0" layoutInCell="1" allowOverlap="1" wp14:anchorId="4D2AE208" wp14:editId="52212A72">
                        <wp:simplePos x="3597910" y="3446145"/>
                        <wp:positionH relativeFrom="column">
                          <wp:posOffset>3597968</wp:posOffset>
                        </wp:positionH>
                        <wp:positionV relativeFrom="paragraph">
                          <wp:posOffset>3446665</wp:posOffset>
                        </wp:positionV>
                        <wp:extent cx="325755" cy="36512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5755" cy="365125"/>
                                </a:xfrm>
                                <a:prstGeom prst="rect">
                                  <a:avLst/>
                                </a:prstGeom>
                                <a:noFill/>
                              </pic:spPr>
                            </pic:pic>
                          </a:graphicData>
                        </a:graphic>
                        <wp14:sizeRelH relativeFrom="page">
                          <wp14:pctWidth>0</wp14:pctWidth>
                        </wp14:sizeRelH>
                        <wp14:sizeRelV relativeFrom="page">
                          <wp14:pctHeight>0</wp14:pctHeight>
                        </wp14:sizeRelV>
                      </wp:anchor>
                    </w:drawing>
                  </w:r>
                  <w:del w:id="45" w:author="hermosa.a" w:date="2019-05-22T14:12:00Z">
                    <w:r w:rsidR="008F0AD4" w:rsidRPr="008F0AD4" w:rsidDel="00A7553D">
                      <w:rPr>
                        <w:rFonts w:eastAsia="Times" w:cs="Arial"/>
                        <w:sz w:val="22"/>
                        <w:szCs w:val="22"/>
                      </w:rPr>
                      <w:delText>Product</w:delText>
                    </w:r>
                  </w:del>
                </w:p>
              </w:tc>
              <w:tc>
                <w:tcPr>
                  <w:tcW w:w="833" w:type="pct"/>
                  <w:tcBorders>
                    <w:top w:val="single" w:sz="12" w:space="0" w:color="auto"/>
                    <w:left w:val="single" w:sz="12" w:space="0" w:color="auto"/>
                    <w:bottom w:val="single" w:sz="12" w:space="0" w:color="auto"/>
                    <w:right w:val="single" w:sz="12" w:space="0" w:color="auto"/>
                  </w:tcBorders>
                  <w:vAlign w:val="center"/>
                </w:tcPr>
                <w:p w14:paraId="390E8963" w14:textId="3C131752" w:rsidR="008F0AD4" w:rsidRPr="008F0AD4" w:rsidDel="00A7553D" w:rsidRDefault="008F0AD4" w:rsidP="008F63E3">
                  <w:pPr>
                    <w:spacing w:after="0" w:line="160" w:lineRule="atLeast"/>
                    <w:jc w:val="center"/>
                    <w:rPr>
                      <w:del w:id="46" w:author="hermosa.a" w:date="2019-05-22T14:12:00Z"/>
                      <w:rFonts w:eastAsia="Times" w:cs="Arial"/>
                      <w:sz w:val="22"/>
                      <w:szCs w:val="22"/>
                    </w:rPr>
                    <w:pPrChange w:id="47" w:author="hermosa.a" w:date="2019-05-22T14:19:00Z">
                      <w:pPr>
                        <w:spacing w:after="0" w:line="160" w:lineRule="atLeast"/>
                        <w:jc w:val="center"/>
                      </w:pPr>
                    </w:pPrChange>
                  </w:pPr>
                  <w:del w:id="48" w:author="hermosa.a" w:date="2019-05-22T14:12:00Z">
                    <w:r w:rsidRPr="008F0AD4" w:rsidDel="00A7553D">
                      <w:rPr>
                        <w:rFonts w:eastAsia="Times" w:cs="Arial"/>
                        <w:sz w:val="22"/>
                        <w:szCs w:val="22"/>
                      </w:rPr>
                      <w:delText>Jan</w:delText>
                    </w:r>
                  </w:del>
                </w:p>
              </w:tc>
              <w:tc>
                <w:tcPr>
                  <w:tcW w:w="994" w:type="pct"/>
                  <w:tcBorders>
                    <w:top w:val="single" w:sz="12" w:space="0" w:color="auto"/>
                    <w:left w:val="single" w:sz="12" w:space="0" w:color="auto"/>
                    <w:bottom w:val="single" w:sz="12" w:space="0" w:color="auto"/>
                    <w:right w:val="single" w:sz="12" w:space="0" w:color="auto"/>
                  </w:tcBorders>
                  <w:vAlign w:val="center"/>
                </w:tcPr>
                <w:p w14:paraId="7DB974F3" w14:textId="437277E2" w:rsidR="008F0AD4" w:rsidRPr="008F0AD4" w:rsidDel="00A7553D" w:rsidRDefault="008F0AD4" w:rsidP="008F63E3">
                  <w:pPr>
                    <w:spacing w:after="0" w:line="160" w:lineRule="atLeast"/>
                    <w:jc w:val="center"/>
                    <w:rPr>
                      <w:del w:id="49" w:author="hermosa.a" w:date="2019-05-22T14:12:00Z"/>
                      <w:rFonts w:eastAsia="Times" w:cs="Arial"/>
                      <w:sz w:val="22"/>
                      <w:szCs w:val="22"/>
                    </w:rPr>
                    <w:pPrChange w:id="50" w:author="hermosa.a" w:date="2019-05-22T14:19:00Z">
                      <w:pPr>
                        <w:spacing w:after="0" w:line="160" w:lineRule="atLeast"/>
                        <w:jc w:val="center"/>
                      </w:pPr>
                    </w:pPrChange>
                  </w:pPr>
                  <w:del w:id="51" w:author="hermosa.a" w:date="2019-05-22T14:12:00Z">
                    <w:r w:rsidRPr="008F0AD4" w:rsidDel="00A7553D">
                      <w:rPr>
                        <w:rFonts w:eastAsia="Times" w:cs="Arial"/>
                        <w:sz w:val="22"/>
                        <w:szCs w:val="22"/>
                      </w:rPr>
                      <w:delText>Feb</w:delText>
                    </w:r>
                  </w:del>
                </w:p>
              </w:tc>
              <w:tc>
                <w:tcPr>
                  <w:tcW w:w="994" w:type="pct"/>
                  <w:tcBorders>
                    <w:top w:val="single" w:sz="12" w:space="0" w:color="auto"/>
                    <w:left w:val="single" w:sz="12" w:space="0" w:color="auto"/>
                    <w:bottom w:val="single" w:sz="12" w:space="0" w:color="auto"/>
                    <w:right w:val="single" w:sz="12" w:space="0" w:color="auto"/>
                  </w:tcBorders>
                  <w:vAlign w:val="center"/>
                </w:tcPr>
                <w:p w14:paraId="4EC89440" w14:textId="196E03CD" w:rsidR="008F0AD4" w:rsidRPr="008F0AD4" w:rsidDel="00A7553D" w:rsidRDefault="008F0AD4" w:rsidP="008F63E3">
                  <w:pPr>
                    <w:spacing w:after="0" w:line="160" w:lineRule="atLeast"/>
                    <w:jc w:val="center"/>
                    <w:rPr>
                      <w:del w:id="52" w:author="hermosa.a" w:date="2019-05-22T14:12:00Z"/>
                      <w:rFonts w:eastAsia="Times" w:cs="Arial"/>
                      <w:sz w:val="22"/>
                      <w:szCs w:val="22"/>
                    </w:rPr>
                    <w:pPrChange w:id="53" w:author="hermosa.a" w:date="2019-05-22T14:19:00Z">
                      <w:pPr>
                        <w:spacing w:after="0" w:line="160" w:lineRule="atLeast"/>
                        <w:jc w:val="center"/>
                      </w:pPr>
                    </w:pPrChange>
                  </w:pPr>
                  <w:del w:id="54" w:author="hermosa.a" w:date="2019-05-22T14:12:00Z">
                    <w:r w:rsidRPr="008F0AD4" w:rsidDel="00A7553D">
                      <w:rPr>
                        <w:rFonts w:eastAsia="Times" w:cs="Arial"/>
                        <w:sz w:val="22"/>
                        <w:szCs w:val="22"/>
                      </w:rPr>
                      <w:delText>Mar</w:delText>
                    </w:r>
                  </w:del>
                </w:p>
              </w:tc>
              <w:tc>
                <w:tcPr>
                  <w:tcW w:w="994" w:type="pct"/>
                  <w:tcBorders>
                    <w:top w:val="single" w:sz="12" w:space="0" w:color="auto"/>
                    <w:left w:val="single" w:sz="12" w:space="0" w:color="auto"/>
                    <w:bottom w:val="single" w:sz="12" w:space="0" w:color="auto"/>
                    <w:right w:val="single" w:sz="12" w:space="0" w:color="auto"/>
                  </w:tcBorders>
                  <w:vAlign w:val="center"/>
                </w:tcPr>
                <w:p w14:paraId="7FEC2C65" w14:textId="2C949C20" w:rsidR="008F0AD4" w:rsidRPr="008F0AD4" w:rsidDel="00A7553D" w:rsidRDefault="008F0AD4" w:rsidP="008F63E3">
                  <w:pPr>
                    <w:spacing w:after="0" w:line="160" w:lineRule="atLeast"/>
                    <w:jc w:val="center"/>
                    <w:rPr>
                      <w:del w:id="55" w:author="hermosa.a" w:date="2019-05-22T14:12:00Z"/>
                      <w:rFonts w:eastAsia="Times" w:cs="Arial"/>
                      <w:sz w:val="22"/>
                      <w:szCs w:val="22"/>
                    </w:rPr>
                    <w:pPrChange w:id="56" w:author="hermosa.a" w:date="2019-05-22T14:19:00Z">
                      <w:pPr>
                        <w:spacing w:after="0" w:line="160" w:lineRule="atLeast"/>
                        <w:jc w:val="center"/>
                      </w:pPr>
                    </w:pPrChange>
                  </w:pPr>
                  <w:del w:id="57" w:author="hermosa.a" w:date="2019-05-22T14:12:00Z">
                    <w:r w:rsidRPr="008F0AD4" w:rsidDel="00A7553D">
                      <w:rPr>
                        <w:rFonts w:eastAsia="Times" w:cs="Arial"/>
                        <w:sz w:val="22"/>
                        <w:szCs w:val="22"/>
                      </w:rPr>
                      <w:delText>Apr</w:delText>
                    </w:r>
                  </w:del>
                </w:p>
              </w:tc>
            </w:tr>
          </w:tbl>
          <w:p w14:paraId="79FD4DE6" w14:textId="510FAC39" w:rsidR="008F0AD4" w:rsidRDefault="003B3BF0" w:rsidP="0017771B">
            <w:pPr>
              <w:spacing w:before="120" w:after="120"/>
              <w:jc w:val="center"/>
              <w:rPr>
                <w:rFonts w:eastAsia="Times" w:cs="Arial"/>
                <w:noProof/>
                <w:sz w:val="22"/>
                <w:szCs w:val="22"/>
                <w:lang w:val="en-CA" w:eastAsia="en-CA"/>
              </w:rPr>
            </w:pPr>
            <w:r w:rsidRPr="003B3BF0">
              <w:rPr>
                <w:rFonts w:eastAsia="Times" w:cs="Arial"/>
                <w:noProof/>
                <w:sz w:val="22"/>
                <w:szCs w:val="22"/>
                <w:lang w:val="en-CA" w:eastAsia="en-CA"/>
              </w:rPr>
              <w:drawing>
                <wp:inline distT="0" distB="0" distL="0" distR="0" wp14:anchorId="56C015FB" wp14:editId="548F844B">
                  <wp:extent cx="2936000" cy="1174115"/>
                  <wp:effectExtent l="0" t="0" r="0" b="6985"/>
                  <wp:docPr id="165" name="Picture 165" descr="C:\Users\hermosa.a\Desktop\SFDGHGFHGFSJ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ermosa.a\Desktop\SFDGHGFHGFSJH.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1430" cy="1176286"/>
                          </a:xfrm>
                          <a:prstGeom prst="rect">
                            <a:avLst/>
                          </a:prstGeom>
                          <a:noFill/>
                          <a:ln>
                            <a:noFill/>
                          </a:ln>
                        </pic:spPr>
                      </pic:pic>
                    </a:graphicData>
                  </a:graphic>
                </wp:inline>
              </w:drawing>
            </w:r>
          </w:p>
          <w:p w14:paraId="2BEA6E24" w14:textId="34C9D1F0" w:rsidR="003B3BF0" w:rsidRDefault="008F63E3" w:rsidP="0017771B">
            <w:pPr>
              <w:spacing w:before="120" w:after="120"/>
              <w:rPr>
                <w:rFonts w:eastAsia="Times" w:cs="Arial"/>
                <w:sz w:val="22"/>
                <w:szCs w:val="22"/>
                <w:lang w:val="en-CA"/>
              </w:rPr>
            </w:pPr>
            <w:r w:rsidRPr="008F0AD4">
              <w:rPr>
                <w:rFonts w:eastAsia="Times" w:cs="Arial"/>
                <w:noProof/>
                <w:sz w:val="22"/>
                <w:szCs w:val="22"/>
                <w:lang w:val="en-CA" w:eastAsia="en-CA"/>
              </w:rPr>
              <w:drawing>
                <wp:anchor distT="0" distB="0" distL="114300" distR="114300" simplePos="0" relativeHeight="251764735" behindDoc="0" locked="0" layoutInCell="1" allowOverlap="1" wp14:anchorId="79E10D81" wp14:editId="1CC76D7D">
                  <wp:simplePos x="0" y="0"/>
                  <wp:positionH relativeFrom="column">
                    <wp:posOffset>2552065</wp:posOffset>
                  </wp:positionH>
                  <wp:positionV relativeFrom="paragraph">
                    <wp:posOffset>57150</wp:posOffset>
                  </wp:positionV>
                  <wp:extent cx="325755" cy="3651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5755" cy="365125"/>
                          </a:xfrm>
                          <a:prstGeom prst="rect">
                            <a:avLst/>
                          </a:prstGeom>
                          <a:noFill/>
                        </pic:spPr>
                      </pic:pic>
                    </a:graphicData>
                  </a:graphic>
                  <wp14:sizeRelH relativeFrom="page">
                    <wp14:pctWidth>0</wp14:pctWidth>
                  </wp14:sizeRelH>
                  <wp14:sizeRelV relativeFrom="page">
                    <wp14:pctHeight>0</wp14:pctHeight>
                  </wp14:sizeRelV>
                </wp:anchor>
              </w:drawing>
            </w:r>
          </w:p>
          <w:p w14:paraId="3A04A587" w14:textId="7E2FF50B" w:rsidR="003B3BF0" w:rsidRPr="008F0AD4" w:rsidRDefault="003B3BF0" w:rsidP="0017771B">
            <w:pPr>
              <w:spacing w:before="120" w:after="120"/>
              <w:jc w:val="center"/>
              <w:rPr>
                <w:rFonts w:eastAsia="Times" w:cs="Arial"/>
                <w:sz w:val="22"/>
                <w:szCs w:val="22"/>
                <w:lang w:val="en-CA"/>
              </w:rPr>
            </w:pPr>
          </w:p>
        </w:tc>
        <w:tc>
          <w:tcPr>
            <w:tcW w:w="4873" w:type="dxa"/>
          </w:tcPr>
          <w:p w14:paraId="15897113" w14:textId="13AEDFEE" w:rsidR="008F0AD4" w:rsidRPr="008F0AD4" w:rsidRDefault="00B3338B" w:rsidP="0017771B">
            <w:pPr>
              <w:spacing w:before="120" w:after="120"/>
              <w:cnfStyle w:val="000000100000" w:firstRow="0" w:lastRow="0" w:firstColumn="0" w:lastColumn="0" w:oddVBand="0" w:evenVBand="0" w:oddHBand="1" w:evenHBand="0" w:firstRowFirstColumn="0" w:firstRowLastColumn="0" w:lastRowFirstColumn="0" w:lastRowLastColumn="0"/>
              <w:rPr>
                <w:rFonts w:eastAsia="Times" w:cs="Arial"/>
                <w:sz w:val="22"/>
                <w:szCs w:val="22"/>
                <w:lang w:val="en-CA"/>
              </w:rPr>
            </w:pPr>
            <w:r>
              <w:rPr>
                <w:noProof/>
                <w:lang w:val="en-CA" w:eastAsia="en-CA"/>
              </w:rPr>
              <w:drawing>
                <wp:anchor distT="0" distB="0" distL="114300" distR="114300" simplePos="0" relativeHeight="251735039" behindDoc="0" locked="0" layoutInCell="1" allowOverlap="1" wp14:anchorId="2C46033E" wp14:editId="4D0BDD1C">
                  <wp:simplePos x="0" y="0"/>
                  <wp:positionH relativeFrom="margin">
                    <wp:posOffset>2527242</wp:posOffset>
                  </wp:positionH>
                  <wp:positionV relativeFrom="margin">
                    <wp:posOffset>1289743</wp:posOffset>
                  </wp:positionV>
                  <wp:extent cx="341630" cy="359410"/>
                  <wp:effectExtent l="0" t="0" r="1270" b="254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1630" cy="359410"/>
                          </a:xfrm>
                          <a:prstGeom prst="rect">
                            <a:avLst/>
                          </a:prstGeom>
                          <a:noFill/>
                        </pic:spPr>
                      </pic:pic>
                    </a:graphicData>
                  </a:graphic>
                </wp:anchor>
              </w:drawing>
            </w:r>
            <w:r w:rsidR="003B3BF0" w:rsidRPr="003B3BF0">
              <w:rPr>
                <w:rFonts w:eastAsia="Times" w:cs="Arial"/>
                <w:noProof/>
                <w:sz w:val="22"/>
                <w:szCs w:val="22"/>
                <w:lang w:val="en-CA" w:eastAsia="en-CA"/>
              </w:rPr>
              <w:drawing>
                <wp:inline distT="0" distB="0" distL="0" distR="0" wp14:anchorId="44BCA126" wp14:editId="16FCDB01">
                  <wp:extent cx="2990736" cy="1136073"/>
                  <wp:effectExtent l="0" t="0" r="635" b="6985"/>
                  <wp:docPr id="152" name="Picture 152" descr="C:\Users\hermosa.a\Desktop\SDFZFXBZXBF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ermosa.a\Desktop\SDFZFXBZXBFBD.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04000" cy="1141112"/>
                          </a:xfrm>
                          <a:prstGeom prst="rect">
                            <a:avLst/>
                          </a:prstGeom>
                          <a:noFill/>
                          <a:ln>
                            <a:noFill/>
                          </a:ln>
                        </pic:spPr>
                      </pic:pic>
                    </a:graphicData>
                  </a:graphic>
                </wp:inline>
              </w:drawing>
            </w:r>
          </w:p>
        </w:tc>
      </w:tr>
      <w:tr w:rsidR="00A7553D" w:rsidRPr="008F0AD4" w14:paraId="3BD0D215" w14:textId="77777777" w:rsidTr="0017771B">
        <w:trPr>
          <w:trHeight w:val="1686"/>
        </w:trPr>
        <w:tc>
          <w:tcPr>
            <w:cnfStyle w:val="001000000000" w:firstRow="0" w:lastRow="0" w:firstColumn="1" w:lastColumn="0" w:oddVBand="0" w:evenVBand="0" w:oddHBand="0" w:evenHBand="0" w:firstRowFirstColumn="0" w:firstRowLastColumn="0" w:lastRowFirstColumn="0" w:lastRowLastColumn="0"/>
            <w:tcW w:w="5099" w:type="dxa"/>
            <w:gridSpan w:val="2"/>
          </w:tcPr>
          <w:p w14:paraId="33752F9B" w14:textId="2C8FC604" w:rsidR="00A7553D" w:rsidRDefault="00A7553D" w:rsidP="0017771B">
            <w:pPr>
              <w:spacing w:before="120" w:after="120"/>
              <w:rPr>
                <w:rFonts w:eastAsia="Times" w:cs="Arial"/>
                <w:sz w:val="22"/>
                <w:szCs w:val="22"/>
              </w:rPr>
            </w:pPr>
            <w:r w:rsidRPr="008F0AD4">
              <w:rPr>
                <w:rFonts w:eastAsia="Times" w:cs="Arial"/>
                <w:b w:val="0"/>
                <w:bCs w:val="0"/>
                <w:noProof/>
                <w:color w:val="0E2F4E"/>
                <w:sz w:val="22"/>
                <w:szCs w:val="22"/>
                <w:lang w:val="en-CA" w:eastAsia="en-CA"/>
              </w:rPr>
              <w:drawing>
                <wp:anchor distT="0" distB="0" distL="114300" distR="114300" simplePos="0" relativeHeight="251744255" behindDoc="0" locked="0" layoutInCell="1" allowOverlap="1" wp14:anchorId="55521C3C" wp14:editId="12B88AA7">
                  <wp:simplePos x="0" y="0"/>
                  <wp:positionH relativeFrom="margin">
                    <wp:posOffset>80991</wp:posOffset>
                  </wp:positionH>
                  <wp:positionV relativeFrom="paragraph">
                    <wp:posOffset>83762</wp:posOffset>
                  </wp:positionV>
                  <wp:extent cx="2791691" cy="1678745"/>
                  <wp:effectExtent l="0" t="0" r="0" b="0"/>
                  <wp:wrapNone/>
                  <wp:docPr id="129" name="Picture 129" descr="data-ink-heavy">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ink-heavy">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97290" cy="16821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02E7E" w14:textId="0F62A809" w:rsidR="00A7553D" w:rsidRDefault="00A7553D" w:rsidP="008F0AD4">
            <w:pPr>
              <w:spacing w:before="120" w:after="120"/>
              <w:jc w:val="center"/>
              <w:rPr>
                <w:rFonts w:eastAsia="Times" w:cs="Arial"/>
                <w:sz w:val="22"/>
                <w:szCs w:val="22"/>
              </w:rPr>
            </w:pPr>
          </w:p>
          <w:p w14:paraId="1058E0FF" w14:textId="1D3CDD8B" w:rsidR="00A7553D" w:rsidRDefault="00A7553D" w:rsidP="008F0AD4">
            <w:pPr>
              <w:spacing w:before="120" w:after="120"/>
              <w:jc w:val="center"/>
              <w:rPr>
                <w:rFonts w:eastAsia="Times" w:cs="Arial"/>
                <w:sz w:val="22"/>
                <w:szCs w:val="22"/>
              </w:rPr>
            </w:pPr>
          </w:p>
          <w:p w14:paraId="3329B804" w14:textId="77777777" w:rsidR="00A7553D" w:rsidRDefault="00A7553D" w:rsidP="008F0AD4">
            <w:pPr>
              <w:spacing w:before="120" w:after="120"/>
              <w:jc w:val="center"/>
              <w:rPr>
                <w:rFonts w:eastAsia="Times" w:cs="Arial"/>
                <w:sz w:val="22"/>
                <w:szCs w:val="22"/>
              </w:rPr>
            </w:pPr>
          </w:p>
          <w:p w14:paraId="62854A17" w14:textId="0D6FA71E" w:rsidR="00A7553D" w:rsidRDefault="00A7553D" w:rsidP="008F0AD4">
            <w:pPr>
              <w:spacing w:before="120" w:after="120"/>
              <w:jc w:val="center"/>
              <w:rPr>
                <w:rFonts w:eastAsia="Times" w:cs="Arial"/>
                <w:sz w:val="22"/>
                <w:szCs w:val="22"/>
              </w:rPr>
            </w:pPr>
          </w:p>
          <w:p w14:paraId="454CF195" w14:textId="36D1DA08" w:rsidR="00A7553D" w:rsidRDefault="00A7553D" w:rsidP="008F0AD4">
            <w:pPr>
              <w:spacing w:before="120" w:after="120"/>
              <w:jc w:val="center"/>
              <w:rPr>
                <w:rFonts w:eastAsia="Times" w:cs="Arial"/>
                <w:sz w:val="22"/>
                <w:szCs w:val="22"/>
              </w:rPr>
            </w:pPr>
          </w:p>
          <w:p w14:paraId="4EF461CD" w14:textId="5A273EF1" w:rsidR="00A7553D" w:rsidRDefault="003B3BF0" w:rsidP="008F0AD4">
            <w:pPr>
              <w:spacing w:before="120" w:after="120"/>
              <w:jc w:val="center"/>
              <w:rPr>
                <w:rFonts w:eastAsia="Times" w:cs="Arial"/>
                <w:sz w:val="22"/>
                <w:szCs w:val="22"/>
              </w:rPr>
            </w:pPr>
            <w:r w:rsidRPr="008F0AD4">
              <w:rPr>
                <w:rFonts w:eastAsia="Times" w:cs="Arial"/>
                <w:noProof/>
                <w:sz w:val="22"/>
                <w:szCs w:val="22"/>
                <w:lang w:val="en-CA" w:eastAsia="en-CA"/>
              </w:rPr>
              <w:drawing>
                <wp:anchor distT="0" distB="0" distL="114300" distR="114300" simplePos="0" relativeHeight="251756543" behindDoc="0" locked="0" layoutInCell="1" allowOverlap="1" wp14:anchorId="586CE902" wp14:editId="1A57785A">
                  <wp:simplePos x="0" y="0"/>
                  <wp:positionH relativeFrom="column">
                    <wp:posOffset>2792268</wp:posOffset>
                  </wp:positionH>
                  <wp:positionV relativeFrom="paragraph">
                    <wp:posOffset>202796</wp:posOffset>
                  </wp:positionV>
                  <wp:extent cx="325755" cy="36512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5755" cy="365125"/>
                          </a:xfrm>
                          <a:prstGeom prst="rect">
                            <a:avLst/>
                          </a:prstGeom>
                          <a:noFill/>
                        </pic:spPr>
                      </pic:pic>
                    </a:graphicData>
                  </a:graphic>
                  <wp14:sizeRelH relativeFrom="page">
                    <wp14:pctWidth>0</wp14:pctWidth>
                  </wp14:sizeRelH>
                  <wp14:sizeRelV relativeFrom="page">
                    <wp14:pctHeight>0</wp14:pctHeight>
                  </wp14:sizeRelV>
                </wp:anchor>
              </w:drawing>
            </w:r>
          </w:p>
          <w:p w14:paraId="04249959" w14:textId="4FE332F8" w:rsidR="00A7553D" w:rsidRPr="008F0AD4" w:rsidDel="00A7553D" w:rsidRDefault="00A7553D" w:rsidP="008F0AD4">
            <w:pPr>
              <w:spacing w:before="120" w:after="120"/>
              <w:jc w:val="center"/>
              <w:rPr>
                <w:rFonts w:eastAsia="Times" w:cs="Arial"/>
                <w:sz w:val="22"/>
                <w:szCs w:val="22"/>
              </w:rPr>
            </w:pPr>
          </w:p>
        </w:tc>
        <w:tc>
          <w:tcPr>
            <w:tcW w:w="4873" w:type="dxa"/>
          </w:tcPr>
          <w:p w14:paraId="0B1B9286" w14:textId="13B84F2B" w:rsidR="00A7553D" w:rsidRPr="008F0AD4" w:rsidDel="00A7553D" w:rsidRDefault="00A7553D" w:rsidP="008F0AD4">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w:cs="Arial"/>
                <w:sz w:val="22"/>
                <w:szCs w:val="22"/>
              </w:rPr>
            </w:pPr>
            <w:r w:rsidRPr="008F0AD4">
              <w:rPr>
                <w:rFonts w:eastAsia="Times" w:cs="Arial"/>
                <w:noProof/>
                <w:sz w:val="22"/>
                <w:szCs w:val="22"/>
                <w:lang w:val="en-CA" w:eastAsia="en-CA"/>
              </w:rPr>
              <w:drawing>
                <wp:anchor distT="0" distB="0" distL="114300" distR="114300" simplePos="0" relativeHeight="251750399" behindDoc="0" locked="0" layoutInCell="1" allowOverlap="1" wp14:anchorId="20C1E7C2" wp14:editId="5ADA40D2">
                  <wp:simplePos x="0" y="0"/>
                  <wp:positionH relativeFrom="column">
                    <wp:posOffset>2638842</wp:posOffset>
                  </wp:positionH>
                  <wp:positionV relativeFrom="paragraph">
                    <wp:posOffset>1780078</wp:posOffset>
                  </wp:positionV>
                  <wp:extent cx="326936" cy="275474"/>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6936" cy="275474"/>
                          </a:xfrm>
                          <a:prstGeom prst="rect">
                            <a:avLst/>
                          </a:prstGeom>
                          <a:noFill/>
                        </pic:spPr>
                      </pic:pic>
                    </a:graphicData>
                  </a:graphic>
                  <wp14:sizeRelH relativeFrom="page">
                    <wp14:pctWidth>0</wp14:pctWidth>
                  </wp14:sizeRelH>
                  <wp14:sizeRelV relativeFrom="page">
                    <wp14:pctHeight>0</wp14:pctHeight>
                  </wp14:sizeRelV>
                </wp:anchor>
              </w:drawing>
            </w:r>
            <w:r w:rsidRPr="008F0AD4">
              <w:rPr>
                <w:rFonts w:eastAsia="Times" w:cs="Arial"/>
                <w:b/>
                <w:bCs/>
                <w:noProof/>
                <w:color w:val="0E2F4E"/>
                <w:sz w:val="22"/>
                <w:szCs w:val="22"/>
                <w:lang w:val="en-CA" w:eastAsia="en-CA"/>
              </w:rPr>
              <w:drawing>
                <wp:anchor distT="0" distB="0" distL="114300" distR="114300" simplePos="0" relativeHeight="251748351" behindDoc="0" locked="0" layoutInCell="1" allowOverlap="1" wp14:anchorId="0CA68145" wp14:editId="456B77D0">
                  <wp:simplePos x="0" y="0"/>
                  <wp:positionH relativeFrom="margin">
                    <wp:posOffset>4388</wp:posOffset>
                  </wp:positionH>
                  <wp:positionV relativeFrom="margin">
                    <wp:posOffset>21474</wp:posOffset>
                  </wp:positionV>
                  <wp:extent cx="2961640" cy="1779905"/>
                  <wp:effectExtent l="0" t="0" r="0" b="0"/>
                  <wp:wrapSquare wrapText="bothSides"/>
                  <wp:docPr id="132" name="Picture 132" descr="data-ink-lit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ink-lit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6164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3D110F3" w14:textId="19B89291" w:rsidR="00B3338B" w:rsidRDefault="00B3338B" w:rsidP="00B3338B">
      <w:pPr>
        <w:rPr>
          <w:noProof/>
          <w:lang w:val="en-CA" w:eastAsia="en-CA"/>
        </w:rPr>
      </w:pPr>
    </w:p>
    <w:p w14:paraId="4F0E44D9" w14:textId="31FE4DE1" w:rsidR="00F6327F" w:rsidRDefault="00F6327F" w:rsidP="0017771B">
      <w:pPr>
        <w:pStyle w:val="Listnumbered"/>
        <w:numPr>
          <w:ilvl w:val="0"/>
          <w:numId w:val="0"/>
        </w:numPr>
        <w:ind w:left="360"/>
        <w:rPr>
          <w:noProof/>
          <w:lang w:eastAsia="en-CA"/>
        </w:rPr>
      </w:pPr>
      <w:r w:rsidRPr="00B3338B">
        <w:rPr>
          <w:lang w:eastAsia="en-CA"/>
        </w:rPr>
        <w:br w:type="page"/>
      </w:r>
    </w:p>
    <w:p w14:paraId="629FB2EA" w14:textId="77777777" w:rsidR="008F0AD4" w:rsidRDefault="008F0AD4" w:rsidP="008F0AD4">
      <w:pPr>
        <w:pStyle w:val="Heading1"/>
      </w:pPr>
      <w:bookmarkStart w:id="58" w:name="_Toc482174250"/>
      <w:bookmarkStart w:id="59" w:name="_Toc488771437"/>
      <w:bookmarkStart w:id="60" w:name="_Toc8822654"/>
      <w:r>
        <w:lastRenderedPageBreak/>
        <w:t>4.0 Web Intelligence Development Best Practices</w:t>
      </w:r>
      <w:bookmarkEnd w:id="58"/>
      <w:bookmarkEnd w:id="59"/>
      <w:bookmarkEnd w:id="60"/>
    </w:p>
    <w:p w14:paraId="239FA7E1" w14:textId="77777777" w:rsidR="008F0AD4" w:rsidRPr="008F0AD4" w:rsidRDefault="008F0AD4" w:rsidP="008F0AD4"/>
    <w:p w14:paraId="3EF839A8" w14:textId="77777777" w:rsidR="008F0AD4" w:rsidRDefault="008F0AD4" w:rsidP="008F0AD4">
      <w:pPr>
        <w:pStyle w:val="Heading2"/>
      </w:pPr>
      <w:bookmarkStart w:id="61" w:name="_Toc482174251"/>
      <w:bookmarkStart w:id="62" w:name="_Toc488771438"/>
      <w:bookmarkStart w:id="63" w:name="_Toc8822655"/>
      <w:r>
        <w:t>4.1. Metadata management</w:t>
      </w:r>
      <w:bookmarkStart w:id="64" w:name="_Toc488771439"/>
      <w:bookmarkEnd w:id="61"/>
      <w:bookmarkEnd w:id="62"/>
      <w:bookmarkEnd w:id="63"/>
    </w:p>
    <w:p w14:paraId="53C8B07B" w14:textId="77777777" w:rsidR="008F0AD4" w:rsidRPr="008F0AD4" w:rsidRDefault="008F0AD4" w:rsidP="008F0AD4"/>
    <w:p w14:paraId="55273F57" w14:textId="77777777" w:rsidR="008F0AD4" w:rsidRPr="00435BB7" w:rsidRDefault="008F0AD4" w:rsidP="008F0AD4">
      <w:pPr>
        <w:pStyle w:val="Heading3"/>
      </w:pPr>
      <w:bookmarkStart w:id="65" w:name="_Toc8822656"/>
      <w:r>
        <w:t>4.1.1. Web Intelligence Document</w:t>
      </w:r>
      <w:bookmarkEnd w:id="64"/>
      <w:bookmarkEnd w:id="65"/>
    </w:p>
    <w:p w14:paraId="5DB5D295" w14:textId="1CD36966" w:rsidR="008F0AD4" w:rsidRPr="008F0AD4" w:rsidRDefault="008F0AD4" w:rsidP="008F0AD4">
      <w:pPr>
        <w:rPr>
          <w:sz w:val="22"/>
          <w:lang w:val="en-CA"/>
        </w:rPr>
      </w:pPr>
      <w:r w:rsidRPr="008F0AD4">
        <w:rPr>
          <w:sz w:val="22"/>
          <w:lang w:val="en-CA"/>
        </w:rPr>
        <w:t xml:space="preserve">When creating a Web Intelligence document, it is recommended that it is created in the ‘My Documents’ section using the standard template, found in </w:t>
      </w:r>
      <w:r w:rsidR="008F63E3">
        <w:rPr>
          <w:sz w:val="22"/>
          <w:lang w:val="en-CA"/>
        </w:rPr>
        <w:t>“Templates and resources” folder</w:t>
      </w:r>
      <w:r w:rsidRPr="008F0AD4">
        <w:rPr>
          <w:sz w:val="22"/>
          <w:lang w:val="en-CA"/>
        </w:rPr>
        <w:t>.</w:t>
      </w:r>
    </w:p>
    <w:p w14:paraId="235C8023" w14:textId="77777777" w:rsidR="008F0AD4" w:rsidRPr="008F0AD4" w:rsidRDefault="008F0AD4" w:rsidP="008F0AD4">
      <w:pPr>
        <w:rPr>
          <w:sz w:val="22"/>
          <w:lang w:val="en-CA"/>
        </w:rPr>
      </w:pPr>
      <w:r w:rsidRPr="008F0AD4">
        <w:rPr>
          <w:sz w:val="22"/>
          <w:lang w:val="en-CA"/>
        </w:rPr>
        <w:t>The document should be given a meaningful business name (no technical reference). It should be clear and concise as to what the document’s main purpose is, in only a few words.</w:t>
      </w:r>
    </w:p>
    <w:p w14:paraId="2EAC88AC" w14:textId="77777777" w:rsidR="008F0AD4" w:rsidRPr="008F0AD4" w:rsidRDefault="008F0AD4" w:rsidP="008F0AD4">
      <w:pPr>
        <w:rPr>
          <w:sz w:val="22"/>
          <w:lang w:val="en-CA"/>
        </w:rPr>
      </w:pPr>
      <w:r w:rsidRPr="008F0AD4">
        <w:rPr>
          <w:sz w:val="22"/>
          <w:lang w:val="en-CA"/>
        </w:rPr>
        <w:t>A detailed description of the report is mandatory. This description can be preceded or suffixed by the report’s version number.</w:t>
      </w:r>
    </w:p>
    <w:p w14:paraId="2C03ECAD" w14:textId="77777777" w:rsidR="008F0AD4" w:rsidRPr="008F0AD4" w:rsidRDefault="008F0AD4" w:rsidP="008F0AD4">
      <w:pPr>
        <w:rPr>
          <w:sz w:val="22"/>
          <w:lang w:val="en-CA"/>
        </w:rPr>
      </w:pPr>
      <w:r w:rsidRPr="008F0AD4">
        <w:rPr>
          <w:sz w:val="22"/>
          <w:lang w:val="en-CA"/>
        </w:rPr>
        <w:t xml:space="preserve">Keywords (not mandatory but recommended) are separated by a space character to ease search. Title, Description and Keywords are found on the </w:t>
      </w:r>
      <w:r w:rsidRPr="008F0AD4">
        <w:rPr>
          <w:b/>
          <w:sz w:val="22"/>
          <w:lang w:val="en-CA"/>
        </w:rPr>
        <w:t>General Properties</w:t>
      </w:r>
      <w:r w:rsidRPr="008F0AD4">
        <w:rPr>
          <w:sz w:val="22"/>
          <w:lang w:val="en-CA"/>
        </w:rPr>
        <w:t xml:space="preserve"> of the Web Intelligence Document.</w:t>
      </w:r>
    </w:p>
    <w:p w14:paraId="2D9B798C" w14:textId="77777777" w:rsidR="008F0AD4" w:rsidRPr="008F0AD4" w:rsidRDefault="00FC259D" w:rsidP="00FC259D">
      <w:pPr>
        <w:jc w:val="center"/>
        <w:rPr>
          <w:sz w:val="22"/>
          <w:lang w:val="en-CA"/>
        </w:rPr>
      </w:pPr>
      <w:r>
        <w:rPr>
          <w:noProof/>
          <w:lang w:val="en-CA" w:eastAsia="en-CA"/>
        </w:rPr>
        <w:drawing>
          <wp:inline distT="0" distB="0" distL="0" distR="0" wp14:anchorId="0CE5DAB1" wp14:editId="69036E2C">
            <wp:extent cx="4829175" cy="2009775"/>
            <wp:effectExtent l="133350" t="114300" r="123825" b="1619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BEBA8EAE-BF5A-486C-A8C5-ECC9F3942E4B}">
                          <a14:imgProps xmlns:a14="http://schemas.microsoft.com/office/drawing/2010/main">
                            <a14:imgLayer r:embed="rId84">
                              <a14:imgEffect>
                                <a14:sharpenSoften amount="50000"/>
                              </a14:imgEffect>
                            </a14:imgLayer>
                          </a14:imgProps>
                        </a:ext>
                      </a:extLst>
                    </a:blip>
                    <a:stretch>
                      <a:fillRect/>
                    </a:stretch>
                  </pic:blipFill>
                  <pic:spPr>
                    <a:xfrm>
                      <a:off x="0" y="0"/>
                      <a:ext cx="4829175" cy="200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92BB63" w14:textId="77777777" w:rsidR="00F6327F" w:rsidRDefault="00F6327F" w:rsidP="00F6327F">
      <w:pPr>
        <w:rPr>
          <w:rFonts w:cs="Arial"/>
          <w:sz w:val="24"/>
        </w:rPr>
      </w:pPr>
    </w:p>
    <w:p w14:paraId="582BA266" w14:textId="77777777" w:rsidR="00FC259D" w:rsidRDefault="00FC259D">
      <w:pPr>
        <w:spacing w:after="0" w:line="240" w:lineRule="auto"/>
        <w:rPr>
          <w:rFonts w:cs="Arial"/>
          <w:sz w:val="24"/>
        </w:rPr>
      </w:pPr>
      <w:r>
        <w:rPr>
          <w:rFonts w:cs="Arial"/>
          <w:sz w:val="24"/>
        </w:rPr>
        <w:br w:type="page"/>
      </w:r>
    </w:p>
    <w:p w14:paraId="1D02104D" w14:textId="77777777" w:rsidR="00FC259D" w:rsidRPr="00ED5F09" w:rsidRDefault="00FC259D" w:rsidP="00FC259D">
      <w:pPr>
        <w:pStyle w:val="Heading3"/>
        <w:numPr>
          <w:ilvl w:val="2"/>
          <w:numId w:val="0"/>
        </w:numPr>
        <w:spacing w:before="360" w:line="240" w:lineRule="auto"/>
        <w:jc w:val="both"/>
      </w:pPr>
      <w:bookmarkStart w:id="66" w:name="_Toc488771440"/>
      <w:bookmarkStart w:id="67" w:name="_Toc8822657"/>
      <w:r>
        <w:lastRenderedPageBreak/>
        <w:t>4.1.2. Tabs</w:t>
      </w:r>
      <w:bookmarkEnd w:id="66"/>
      <w:bookmarkEnd w:id="67"/>
      <w:r w:rsidRPr="006E2B7F">
        <w:t xml:space="preserve"> </w:t>
      </w:r>
    </w:p>
    <w:p w14:paraId="73382D5D" w14:textId="77777777" w:rsidR="00FC259D" w:rsidRPr="00FC259D" w:rsidRDefault="00FC259D" w:rsidP="00FC259D">
      <w:pPr>
        <w:rPr>
          <w:sz w:val="22"/>
          <w:lang w:val="en-CA"/>
        </w:rPr>
      </w:pPr>
      <w:r w:rsidRPr="00FC259D">
        <w:rPr>
          <w:sz w:val="22"/>
          <w:lang w:val="en-CA"/>
        </w:rPr>
        <w:t>All report (tabs) should have a simple and short meaningful descriptive title</w:t>
      </w:r>
    </w:p>
    <w:p w14:paraId="4D314F5B" w14:textId="77777777" w:rsidR="00FC259D" w:rsidRPr="00FC259D" w:rsidRDefault="00FC259D" w:rsidP="00FC259D">
      <w:pPr>
        <w:rPr>
          <w:sz w:val="22"/>
          <w:lang w:val="en-CA"/>
        </w:rPr>
      </w:pPr>
      <w:r w:rsidRPr="00FC259D">
        <w:rPr>
          <w:sz w:val="22"/>
          <w:lang w:val="en-CA"/>
        </w:rPr>
        <w:t>Do not specify more than 31 characters as some Excel versions truncate tab names</w:t>
      </w:r>
    </w:p>
    <w:p w14:paraId="77BE3896" w14:textId="77777777" w:rsidR="00FC259D" w:rsidRDefault="00FC259D" w:rsidP="00FC259D">
      <w:pPr>
        <w:pStyle w:val="Heading3"/>
        <w:numPr>
          <w:ilvl w:val="2"/>
          <w:numId w:val="0"/>
        </w:numPr>
        <w:spacing w:before="360" w:line="240" w:lineRule="auto"/>
        <w:jc w:val="both"/>
      </w:pPr>
      <w:bookmarkStart w:id="68" w:name="_Toc488771441"/>
      <w:bookmarkStart w:id="69" w:name="_Toc8822658"/>
      <w:r>
        <w:t>4.1.3. Queries</w:t>
      </w:r>
      <w:bookmarkEnd w:id="68"/>
      <w:bookmarkEnd w:id="69"/>
      <w:r>
        <w:t xml:space="preserve"> </w:t>
      </w:r>
    </w:p>
    <w:p w14:paraId="578DCD39" w14:textId="77777777" w:rsidR="00FC259D" w:rsidRPr="00FC259D" w:rsidRDefault="00FC259D" w:rsidP="00FC259D">
      <w:pPr>
        <w:rPr>
          <w:sz w:val="22"/>
          <w:szCs w:val="22"/>
          <w:lang w:val="en-CA"/>
        </w:rPr>
      </w:pPr>
      <w:r w:rsidRPr="00FC259D">
        <w:rPr>
          <w:sz w:val="22"/>
          <w:szCs w:val="22"/>
          <w:lang w:val="en-CA"/>
        </w:rPr>
        <w:t>Queries are named according to their role. Use concise titles and capitalize first letters:</w:t>
      </w:r>
    </w:p>
    <w:p w14:paraId="7606F1EC" w14:textId="77777777" w:rsidR="00FC259D" w:rsidRPr="00FC259D" w:rsidRDefault="00FC259D" w:rsidP="00FC259D">
      <w:pPr>
        <w:pStyle w:val="ListParagraph"/>
        <w:numPr>
          <w:ilvl w:val="0"/>
          <w:numId w:val="40"/>
        </w:numPr>
        <w:spacing w:after="200" w:line="276" w:lineRule="auto"/>
        <w:rPr>
          <w:i/>
          <w:sz w:val="22"/>
          <w:szCs w:val="22"/>
        </w:rPr>
      </w:pPr>
      <w:r w:rsidRPr="00FC259D">
        <w:rPr>
          <w:sz w:val="22"/>
          <w:szCs w:val="22"/>
        </w:rPr>
        <w:t>Use the subject area and/or the data granularity level.</w:t>
      </w:r>
      <w:r w:rsidRPr="00FC259D">
        <w:rPr>
          <w:sz w:val="22"/>
          <w:szCs w:val="22"/>
        </w:rPr>
        <w:br/>
      </w:r>
      <w:r w:rsidRPr="00FC259D">
        <w:rPr>
          <w:i/>
          <w:sz w:val="22"/>
          <w:szCs w:val="22"/>
        </w:rPr>
        <w:t xml:space="preserve">e.g.:  </w:t>
      </w:r>
      <w:r w:rsidRPr="00FC259D">
        <w:rPr>
          <w:i/>
          <w:sz w:val="22"/>
          <w:szCs w:val="22"/>
        </w:rPr>
        <w:tab/>
        <w:t xml:space="preserve">Query 1: </w:t>
      </w:r>
      <w:r w:rsidRPr="00FC259D">
        <w:rPr>
          <w:i/>
          <w:sz w:val="22"/>
          <w:szCs w:val="22"/>
        </w:rPr>
        <w:tab/>
        <w:t>Region Sales</w:t>
      </w:r>
    </w:p>
    <w:p w14:paraId="037BF25C" w14:textId="77777777" w:rsidR="00FC259D" w:rsidRPr="00FC259D" w:rsidRDefault="00FC259D" w:rsidP="00FC259D">
      <w:pPr>
        <w:pStyle w:val="ListParagraph"/>
        <w:ind w:left="1440"/>
        <w:rPr>
          <w:i/>
          <w:sz w:val="22"/>
          <w:szCs w:val="22"/>
        </w:rPr>
      </w:pPr>
      <w:r w:rsidRPr="00FC259D">
        <w:rPr>
          <w:i/>
          <w:sz w:val="22"/>
          <w:szCs w:val="22"/>
        </w:rPr>
        <w:t xml:space="preserve">Query 2: </w:t>
      </w:r>
      <w:r w:rsidRPr="00FC259D">
        <w:rPr>
          <w:i/>
          <w:sz w:val="22"/>
          <w:szCs w:val="22"/>
        </w:rPr>
        <w:tab/>
        <w:t>Territory Sales</w:t>
      </w:r>
    </w:p>
    <w:p w14:paraId="450D5E35" w14:textId="77777777" w:rsidR="00FC259D" w:rsidRPr="00FC259D" w:rsidRDefault="00FC259D" w:rsidP="00FC259D">
      <w:pPr>
        <w:pStyle w:val="ListParagraph"/>
        <w:ind w:left="420"/>
        <w:rPr>
          <w:i/>
          <w:sz w:val="22"/>
          <w:szCs w:val="22"/>
        </w:rPr>
      </w:pPr>
    </w:p>
    <w:p w14:paraId="2CE3E63B" w14:textId="77777777" w:rsidR="00FC259D" w:rsidRPr="00FC259D" w:rsidRDefault="00FC259D" w:rsidP="00FC259D">
      <w:pPr>
        <w:pStyle w:val="ListParagraph"/>
        <w:numPr>
          <w:ilvl w:val="0"/>
          <w:numId w:val="41"/>
        </w:numPr>
        <w:spacing w:after="200" w:line="276" w:lineRule="auto"/>
        <w:rPr>
          <w:i/>
          <w:color w:val="3B3838" w:themeColor="background2" w:themeShade="40"/>
          <w:sz w:val="22"/>
          <w:szCs w:val="22"/>
        </w:rPr>
      </w:pPr>
      <w:r w:rsidRPr="00FC259D">
        <w:rPr>
          <w:sz w:val="22"/>
          <w:szCs w:val="22"/>
        </w:rPr>
        <w:t>Use the prefix “DIM” when creating a query that will list dimension values.</w:t>
      </w:r>
      <w:r w:rsidRPr="00FC259D">
        <w:rPr>
          <w:sz w:val="22"/>
          <w:szCs w:val="22"/>
        </w:rPr>
        <w:br/>
      </w:r>
      <w:r w:rsidRPr="00FC259D">
        <w:rPr>
          <w:i/>
          <w:color w:val="3B3838" w:themeColor="background2" w:themeShade="40"/>
          <w:sz w:val="22"/>
          <w:szCs w:val="22"/>
        </w:rPr>
        <w:t xml:space="preserve">e.g.: </w:t>
      </w:r>
      <w:r w:rsidRPr="00FC259D">
        <w:rPr>
          <w:i/>
          <w:color w:val="3B3838" w:themeColor="background2" w:themeShade="40"/>
          <w:sz w:val="22"/>
          <w:szCs w:val="22"/>
        </w:rPr>
        <w:tab/>
        <w:t>DIM-Time</w:t>
      </w:r>
    </w:p>
    <w:p w14:paraId="3E042A25" w14:textId="77777777" w:rsidR="00FC259D" w:rsidRPr="00435BB7" w:rsidRDefault="00FC259D" w:rsidP="00FC259D">
      <w:pPr>
        <w:pStyle w:val="Heading3"/>
        <w:numPr>
          <w:ilvl w:val="2"/>
          <w:numId w:val="0"/>
        </w:numPr>
        <w:spacing w:before="360" w:line="240" w:lineRule="auto"/>
        <w:jc w:val="both"/>
      </w:pPr>
      <w:bookmarkStart w:id="70" w:name="_Toc488771442"/>
      <w:bookmarkStart w:id="71" w:name="_Toc8822659"/>
      <w:r>
        <w:t xml:space="preserve">4.1.4. </w:t>
      </w:r>
      <w:r w:rsidRPr="00435BB7">
        <w:t>Variables</w:t>
      </w:r>
      <w:bookmarkEnd w:id="70"/>
      <w:bookmarkEnd w:id="71"/>
      <w:r w:rsidRPr="00435BB7">
        <w:t xml:space="preserve"> </w:t>
      </w:r>
    </w:p>
    <w:p w14:paraId="40D19692" w14:textId="77777777" w:rsidR="00FC259D" w:rsidRPr="00FC259D" w:rsidRDefault="00FC259D" w:rsidP="00FC259D">
      <w:pPr>
        <w:ind w:left="60"/>
        <w:rPr>
          <w:sz w:val="22"/>
          <w:szCs w:val="22"/>
          <w:lang w:val="en-CA"/>
        </w:rPr>
      </w:pPr>
      <w:r w:rsidRPr="00FC259D">
        <w:rPr>
          <w:sz w:val="22"/>
          <w:szCs w:val="22"/>
          <w:lang w:val="en-CA"/>
        </w:rPr>
        <w:t>Name variables with appropriate business terms:</w:t>
      </w:r>
    </w:p>
    <w:p w14:paraId="438A43AB" w14:textId="77777777" w:rsidR="00FC259D" w:rsidRPr="00FC259D" w:rsidRDefault="00FC259D" w:rsidP="00FC259D">
      <w:pPr>
        <w:pStyle w:val="ListParagraph"/>
        <w:numPr>
          <w:ilvl w:val="0"/>
          <w:numId w:val="41"/>
        </w:numPr>
        <w:spacing w:after="200" w:line="276" w:lineRule="auto"/>
        <w:jc w:val="both"/>
        <w:rPr>
          <w:sz w:val="22"/>
          <w:szCs w:val="22"/>
        </w:rPr>
      </w:pPr>
      <w:r w:rsidRPr="00FC259D">
        <w:rPr>
          <w:sz w:val="22"/>
          <w:szCs w:val="22"/>
        </w:rPr>
        <w:t>Names are visible to end-users;</w:t>
      </w:r>
    </w:p>
    <w:p w14:paraId="2A52CECA" w14:textId="77777777" w:rsidR="00FC259D" w:rsidRPr="00FC259D" w:rsidRDefault="00FC259D" w:rsidP="00FC259D">
      <w:pPr>
        <w:pStyle w:val="ListParagraph"/>
        <w:numPr>
          <w:ilvl w:val="0"/>
          <w:numId w:val="42"/>
        </w:numPr>
        <w:spacing w:after="200" w:line="276" w:lineRule="auto"/>
        <w:jc w:val="both"/>
        <w:rPr>
          <w:sz w:val="22"/>
          <w:szCs w:val="22"/>
        </w:rPr>
      </w:pPr>
      <w:r w:rsidRPr="00FC259D">
        <w:rPr>
          <w:sz w:val="22"/>
          <w:szCs w:val="22"/>
        </w:rPr>
        <w:t>Prefix with TXT when the variable contains a fixed label value; and</w:t>
      </w:r>
    </w:p>
    <w:p w14:paraId="45D3E2CA" w14:textId="77777777" w:rsidR="00FC259D" w:rsidRPr="00FC259D" w:rsidRDefault="00FC259D" w:rsidP="00FC259D">
      <w:pPr>
        <w:pStyle w:val="ListParagraph"/>
        <w:numPr>
          <w:ilvl w:val="0"/>
          <w:numId w:val="42"/>
        </w:numPr>
        <w:spacing w:after="200" w:line="276" w:lineRule="auto"/>
        <w:jc w:val="both"/>
        <w:rPr>
          <w:sz w:val="22"/>
          <w:szCs w:val="22"/>
        </w:rPr>
      </w:pPr>
      <w:r w:rsidRPr="00FC259D">
        <w:rPr>
          <w:sz w:val="22"/>
          <w:szCs w:val="22"/>
        </w:rPr>
        <w:t>Prefix with CONST when the variable contains a fixed value (e</w:t>
      </w:r>
      <w:r w:rsidRPr="00FC259D">
        <w:rPr>
          <w:i/>
          <w:sz w:val="22"/>
          <w:szCs w:val="22"/>
        </w:rPr>
        <w:t>.g. a parameter</w:t>
      </w:r>
      <w:r w:rsidRPr="00FC259D">
        <w:rPr>
          <w:sz w:val="22"/>
          <w:szCs w:val="22"/>
        </w:rPr>
        <w:t>).</w:t>
      </w:r>
    </w:p>
    <w:p w14:paraId="6CB03D31" w14:textId="77777777" w:rsidR="00FC259D" w:rsidRPr="00435BB7" w:rsidRDefault="00FC259D" w:rsidP="00FC259D">
      <w:pPr>
        <w:pStyle w:val="Heading3"/>
        <w:numPr>
          <w:ilvl w:val="2"/>
          <w:numId w:val="0"/>
        </w:numPr>
        <w:spacing w:before="360" w:line="240" w:lineRule="auto"/>
        <w:jc w:val="both"/>
      </w:pPr>
      <w:bookmarkStart w:id="72" w:name="_Toc488771443"/>
      <w:bookmarkStart w:id="73" w:name="_Toc8822660"/>
      <w:r>
        <w:t>4.1.5. Blocks</w:t>
      </w:r>
      <w:bookmarkEnd w:id="72"/>
      <w:bookmarkEnd w:id="73"/>
    </w:p>
    <w:p w14:paraId="40286A86" w14:textId="77777777" w:rsidR="00FC259D" w:rsidRPr="00FC259D" w:rsidRDefault="00FC259D" w:rsidP="00FC259D">
      <w:pPr>
        <w:rPr>
          <w:sz w:val="22"/>
          <w:lang w:val="en-CA"/>
        </w:rPr>
      </w:pPr>
      <w:r w:rsidRPr="00FC259D">
        <w:rPr>
          <w:sz w:val="22"/>
          <w:lang w:val="en-CA"/>
        </w:rPr>
        <w:t>Name blocks (charts, tables, cells) to ease design navigation and to make it easier to align the blocks relatively to each other:</w:t>
      </w:r>
    </w:p>
    <w:p w14:paraId="698B7BE8" w14:textId="77777777" w:rsidR="00FC259D" w:rsidRPr="005247D2" w:rsidRDefault="00FC259D" w:rsidP="00FC259D">
      <w:pPr>
        <w:rPr>
          <w:lang w:val="en-CA"/>
        </w:rPr>
      </w:pPr>
    </w:p>
    <w:p w14:paraId="271D5C55" w14:textId="77777777" w:rsidR="00FC259D" w:rsidRDefault="00FC259D" w:rsidP="00FC259D">
      <w:pPr>
        <w:jc w:val="center"/>
        <w:rPr>
          <w:lang w:val="en-CA"/>
        </w:rPr>
      </w:pPr>
      <w:r>
        <w:rPr>
          <w:noProof/>
          <w:lang w:val="en-CA" w:eastAsia="en-CA"/>
        </w:rPr>
        <mc:AlternateContent>
          <mc:Choice Requires="wps">
            <w:drawing>
              <wp:anchor distT="0" distB="0" distL="114300" distR="114300" simplePos="0" relativeHeight="251718655" behindDoc="0" locked="0" layoutInCell="1" allowOverlap="1" wp14:anchorId="43A67ED4" wp14:editId="655C539F">
                <wp:simplePos x="0" y="0"/>
                <wp:positionH relativeFrom="column">
                  <wp:posOffset>3390181</wp:posOffset>
                </wp:positionH>
                <wp:positionV relativeFrom="paragraph">
                  <wp:posOffset>76571</wp:posOffset>
                </wp:positionV>
                <wp:extent cx="1975449" cy="421640"/>
                <wp:effectExtent l="19050" t="19050" r="25400" b="1651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5449" cy="421640"/>
                        </a:xfrm>
                        <a:prstGeom prst="rect">
                          <a:avLst/>
                        </a:prstGeom>
                        <a:noFill/>
                        <a:ln w="38100">
                          <a:solidFill>
                            <a:schemeClr val="accent6">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7721E" id="Rectangle 109" o:spid="_x0000_s1026" style="position:absolute;margin-left:266.95pt;margin-top:6.05pt;width:155.55pt;height:33.2pt;z-index:25171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" filled="f" strokecolor="#538135 [2409]" strokeweight="3pt"/>
            </w:pict>
          </mc:Fallback>
        </mc:AlternateContent>
      </w:r>
      <w:r>
        <w:rPr>
          <w:noProof/>
          <w:lang w:val="en-CA" w:eastAsia="en-CA"/>
        </w:rPr>
        <w:drawing>
          <wp:inline distT="0" distB="0" distL="0" distR="0" wp14:anchorId="2200D4FA" wp14:editId="14F748F9">
            <wp:extent cx="4778734" cy="77624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8734" cy="776241"/>
                    </a:xfrm>
                    <a:prstGeom prst="rect">
                      <a:avLst/>
                    </a:prstGeom>
                    <a:noFill/>
                    <a:ln>
                      <a:noFill/>
                    </a:ln>
                  </pic:spPr>
                </pic:pic>
              </a:graphicData>
            </a:graphic>
          </wp:inline>
        </w:drawing>
      </w:r>
    </w:p>
    <w:p w14:paraId="2C6BF5AF" w14:textId="77777777" w:rsidR="00FC259D" w:rsidRDefault="00FC259D" w:rsidP="00FC259D">
      <w:pPr>
        <w:jc w:val="center"/>
        <w:rPr>
          <w:lang w:val="en-CA"/>
        </w:rPr>
      </w:pPr>
      <w:r>
        <w:rPr>
          <w:lang w:val="en-CA"/>
        </w:rPr>
        <w:br w:type="page"/>
      </w:r>
    </w:p>
    <w:p w14:paraId="44BCF505" w14:textId="77777777" w:rsidR="00FC259D" w:rsidRPr="00435BB7" w:rsidRDefault="00FC259D" w:rsidP="00FC259D">
      <w:pPr>
        <w:pStyle w:val="Heading3"/>
        <w:numPr>
          <w:ilvl w:val="2"/>
          <w:numId w:val="0"/>
        </w:numPr>
        <w:spacing w:before="360" w:line="240" w:lineRule="auto"/>
        <w:jc w:val="both"/>
      </w:pPr>
      <w:bookmarkStart w:id="74" w:name="_Toc488771444"/>
      <w:bookmarkStart w:id="75" w:name="_Toc8822661"/>
      <w:r>
        <w:lastRenderedPageBreak/>
        <w:t>4.1.6. Bilingualism</w:t>
      </w:r>
      <w:bookmarkEnd w:id="74"/>
      <w:bookmarkEnd w:id="75"/>
    </w:p>
    <w:p w14:paraId="20108E5F" w14:textId="77777777" w:rsidR="00FC259D" w:rsidRDefault="00FC259D" w:rsidP="00FC259D">
      <w:pPr>
        <w:rPr>
          <w:lang w:val="en-CA"/>
        </w:rPr>
      </w:pPr>
    </w:p>
    <w:p w14:paraId="363285EA" w14:textId="77777777" w:rsidR="00FC259D" w:rsidRPr="00FC259D" w:rsidRDefault="00FC259D" w:rsidP="00FC259D">
      <w:pPr>
        <w:rPr>
          <w:sz w:val="22"/>
          <w:szCs w:val="22"/>
          <w:lang w:val="en-CA"/>
        </w:rPr>
      </w:pPr>
      <w:r w:rsidRPr="00FC259D">
        <w:rPr>
          <w:sz w:val="22"/>
          <w:szCs w:val="22"/>
          <w:lang w:val="en-CA"/>
        </w:rPr>
        <w:t>In order to create efficient and sustainable bilingual reports:</w:t>
      </w:r>
    </w:p>
    <w:p w14:paraId="4B482CB6" w14:textId="77777777" w:rsidR="00FC259D" w:rsidRPr="00FC259D" w:rsidRDefault="00FC259D" w:rsidP="00FC259D">
      <w:pPr>
        <w:pStyle w:val="ListParagraph"/>
        <w:numPr>
          <w:ilvl w:val="0"/>
          <w:numId w:val="43"/>
        </w:numPr>
        <w:spacing w:after="200" w:line="276" w:lineRule="auto"/>
        <w:rPr>
          <w:sz w:val="22"/>
          <w:szCs w:val="22"/>
        </w:rPr>
      </w:pPr>
      <w:r w:rsidRPr="00FC259D">
        <w:rPr>
          <w:sz w:val="22"/>
          <w:szCs w:val="22"/>
        </w:rPr>
        <w:t>Ensure the data and the metadata (fields names) are translated in the source system;</w:t>
      </w:r>
    </w:p>
    <w:p w14:paraId="2AE81FA1" w14:textId="77777777" w:rsidR="00FC259D" w:rsidRPr="00FC259D" w:rsidRDefault="00FC259D" w:rsidP="00FC259D">
      <w:pPr>
        <w:pStyle w:val="ListParagraph"/>
        <w:numPr>
          <w:ilvl w:val="0"/>
          <w:numId w:val="43"/>
        </w:numPr>
        <w:spacing w:after="200" w:line="276" w:lineRule="auto"/>
        <w:rPr>
          <w:sz w:val="22"/>
          <w:szCs w:val="22"/>
        </w:rPr>
      </w:pPr>
      <w:r w:rsidRPr="00FC259D">
        <w:rPr>
          <w:sz w:val="22"/>
          <w:szCs w:val="22"/>
        </w:rPr>
        <w:t xml:space="preserve">Use the </w:t>
      </w:r>
      <w:proofErr w:type="spellStart"/>
      <w:r w:rsidRPr="00FC259D">
        <w:rPr>
          <w:b/>
          <w:i/>
          <w:color w:val="3B3838" w:themeColor="background2" w:themeShade="40"/>
          <w:sz w:val="22"/>
          <w:szCs w:val="22"/>
        </w:rPr>
        <w:t>GetLocalized</w:t>
      </w:r>
      <w:proofErr w:type="spellEnd"/>
      <w:r w:rsidRPr="00FC259D">
        <w:rPr>
          <w:sz w:val="22"/>
          <w:szCs w:val="22"/>
        </w:rPr>
        <w:t xml:space="preserve"> function to add terms for translation for all text strings (including within variables definition);</w:t>
      </w:r>
      <w:r w:rsidRPr="00FC259D">
        <w:rPr>
          <w:sz w:val="22"/>
          <w:szCs w:val="22"/>
        </w:rPr>
        <w:br/>
      </w:r>
      <w:r w:rsidRPr="00FC259D">
        <w:rPr>
          <w:noProof/>
          <w:sz w:val="22"/>
          <w:szCs w:val="22"/>
          <w:lang w:eastAsia="en-CA"/>
        </w:rPr>
        <w:drawing>
          <wp:inline distT="0" distB="0" distL="0" distR="0" wp14:anchorId="6DB73D3D" wp14:editId="29B543A0">
            <wp:extent cx="2886075" cy="447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86075" cy="447675"/>
                    </a:xfrm>
                    <a:prstGeom prst="rect">
                      <a:avLst/>
                    </a:prstGeom>
                  </pic:spPr>
                </pic:pic>
              </a:graphicData>
            </a:graphic>
          </wp:inline>
        </w:drawing>
      </w:r>
      <w:r w:rsidRPr="00FC259D">
        <w:rPr>
          <w:sz w:val="22"/>
          <w:szCs w:val="22"/>
        </w:rPr>
        <w:br/>
      </w:r>
    </w:p>
    <w:p w14:paraId="26123157" w14:textId="77777777" w:rsidR="00FC259D" w:rsidRPr="00FC259D" w:rsidRDefault="00FC259D" w:rsidP="00FC259D">
      <w:pPr>
        <w:pStyle w:val="ListParagraph"/>
        <w:numPr>
          <w:ilvl w:val="0"/>
          <w:numId w:val="43"/>
        </w:numPr>
        <w:spacing w:after="200" w:line="276" w:lineRule="auto"/>
        <w:rPr>
          <w:sz w:val="22"/>
          <w:szCs w:val="22"/>
        </w:rPr>
      </w:pPr>
      <w:r w:rsidRPr="00FC259D">
        <w:rPr>
          <w:sz w:val="22"/>
          <w:szCs w:val="22"/>
        </w:rPr>
        <w:t xml:space="preserve">Use the </w:t>
      </w:r>
      <w:proofErr w:type="spellStart"/>
      <w:r w:rsidRPr="00FC259D">
        <w:rPr>
          <w:sz w:val="22"/>
          <w:szCs w:val="22"/>
        </w:rPr>
        <w:t>BusinessObjects</w:t>
      </w:r>
      <w:proofErr w:type="spellEnd"/>
      <w:r w:rsidRPr="00FC259D">
        <w:rPr>
          <w:sz w:val="22"/>
          <w:szCs w:val="22"/>
        </w:rPr>
        <w:t xml:space="preserve"> Translation Manager Tool to translate report and object names; </w:t>
      </w:r>
    </w:p>
    <w:p w14:paraId="22FBA5E2" w14:textId="77777777" w:rsidR="00FC259D" w:rsidRPr="00FC259D" w:rsidRDefault="00FC259D" w:rsidP="00FC259D">
      <w:pPr>
        <w:pStyle w:val="ListParagraph"/>
        <w:ind w:left="420"/>
        <w:rPr>
          <w:sz w:val="22"/>
          <w:szCs w:val="22"/>
        </w:rPr>
      </w:pPr>
    </w:p>
    <w:p w14:paraId="2B178953" w14:textId="77777777" w:rsidR="00FC259D" w:rsidRPr="00FC259D" w:rsidRDefault="00FC259D" w:rsidP="00FC259D">
      <w:pPr>
        <w:pStyle w:val="ListParagraph"/>
        <w:numPr>
          <w:ilvl w:val="0"/>
          <w:numId w:val="43"/>
        </w:numPr>
        <w:spacing w:after="200" w:line="276" w:lineRule="auto"/>
        <w:rPr>
          <w:sz w:val="22"/>
          <w:szCs w:val="22"/>
        </w:rPr>
      </w:pPr>
      <w:r w:rsidRPr="00FC259D">
        <w:rPr>
          <w:sz w:val="22"/>
          <w:szCs w:val="22"/>
        </w:rPr>
        <w:t xml:space="preserve">Use </w:t>
      </w:r>
      <w:r w:rsidRPr="00FC259D">
        <w:rPr>
          <w:b/>
          <w:sz w:val="22"/>
          <w:szCs w:val="22"/>
        </w:rPr>
        <w:t>both languages in Input Controls</w:t>
      </w:r>
      <w:r w:rsidRPr="00FC259D">
        <w:rPr>
          <w:sz w:val="22"/>
          <w:szCs w:val="22"/>
        </w:rPr>
        <w:t xml:space="preserve"> titles</w:t>
      </w:r>
      <w:r w:rsidRPr="00FC259D">
        <w:rPr>
          <w:sz w:val="22"/>
          <w:szCs w:val="22"/>
        </w:rPr>
        <w:br/>
      </w:r>
      <w:r w:rsidRPr="00FC259D">
        <w:rPr>
          <w:noProof/>
          <w:sz w:val="22"/>
          <w:szCs w:val="22"/>
          <w:lang w:eastAsia="en-CA"/>
        </w:rPr>
        <w:drawing>
          <wp:inline distT="0" distB="0" distL="0" distR="0" wp14:anchorId="29F00B59" wp14:editId="78F00DFA">
            <wp:extent cx="3105150" cy="57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05150" cy="571500"/>
                    </a:xfrm>
                    <a:prstGeom prst="rect">
                      <a:avLst/>
                    </a:prstGeom>
                  </pic:spPr>
                </pic:pic>
              </a:graphicData>
            </a:graphic>
          </wp:inline>
        </w:drawing>
      </w:r>
      <w:r w:rsidRPr="00FC259D">
        <w:rPr>
          <w:sz w:val="22"/>
          <w:szCs w:val="22"/>
        </w:rPr>
        <w:br/>
        <w:t>They cannot be translated automatically and variables cannot be used in this context ; and</w:t>
      </w:r>
    </w:p>
    <w:p w14:paraId="40FBEDCC" w14:textId="77777777" w:rsidR="00FC259D" w:rsidRPr="00FC259D" w:rsidRDefault="00FC259D" w:rsidP="00FC259D">
      <w:pPr>
        <w:ind w:left="60"/>
        <w:rPr>
          <w:sz w:val="22"/>
          <w:szCs w:val="22"/>
          <w:lang w:val="en-CA"/>
        </w:rPr>
      </w:pPr>
    </w:p>
    <w:p w14:paraId="1BDE913D" w14:textId="77777777" w:rsidR="00FC259D" w:rsidRPr="00FC259D" w:rsidRDefault="00FC259D" w:rsidP="00FC259D">
      <w:pPr>
        <w:pStyle w:val="ListParagraph"/>
        <w:numPr>
          <w:ilvl w:val="0"/>
          <w:numId w:val="43"/>
        </w:numPr>
        <w:spacing w:after="200" w:line="276" w:lineRule="auto"/>
        <w:rPr>
          <w:b/>
          <w:sz w:val="22"/>
          <w:szCs w:val="22"/>
        </w:rPr>
      </w:pPr>
      <w:r w:rsidRPr="00FC259D">
        <w:rPr>
          <w:sz w:val="22"/>
          <w:szCs w:val="22"/>
        </w:rPr>
        <w:t>Alternatively, when the translation tool is not accessible:</w:t>
      </w:r>
    </w:p>
    <w:p w14:paraId="44769ABD" w14:textId="77777777" w:rsidR="00FC259D" w:rsidRPr="00FC259D" w:rsidRDefault="00FC259D" w:rsidP="00FC259D">
      <w:pPr>
        <w:pStyle w:val="ListParagraph"/>
        <w:numPr>
          <w:ilvl w:val="1"/>
          <w:numId w:val="39"/>
        </w:numPr>
        <w:spacing w:after="200" w:line="276" w:lineRule="auto"/>
        <w:rPr>
          <w:b/>
          <w:i/>
          <w:color w:val="3B3838" w:themeColor="background2" w:themeShade="40"/>
          <w:sz w:val="22"/>
          <w:szCs w:val="22"/>
        </w:rPr>
      </w:pPr>
      <w:r w:rsidRPr="00FC259D">
        <w:rPr>
          <w:sz w:val="22"/>
          <w:szCs w:val="22"/>
        </w:rPr>
        <w:t>Use a formula in Web Intelligence that will capture the viewing locale of the user; or</w:t>
      </w:r>
      <w:r w:rsidRPr="00FC259D">
        <w:rPr>
          <w:sz w:val="22"/>
          <w:szCs w:val="22"/>
        </w:rPr>
        <w:br/>
        <w:t xml:space="preserve">e.g. : </w:t>
      </w:r>
      <w:r w:rsidRPr="00FC259D">
        <w:rPr>
          <w:b/>
          <w:i/>
          <w:color w:val="3B3838" w:themeColor="background2" w:themeShade="40"/>
          <w:sz w:val="22"/>
          <w:szCs w:val="22"/>
        </w:rPr>
        <w:t xml:space="preserve">If( </w:t>
      </w:r>
      <w:proofErr w:type="spellStart"/>
      <w:r w:rsidRPr="00FC259D">
        <w:rPr>
          <w:b/>
          <w:i/>
          <w:color w:val="3B3838" w:themeColor="background2" w:themeShade="40"/>
          <w:sz w:val="22"/>
          <w:szCs w:val="22"/>
        </w:rPr>
        <w:t>GetContentLocale</w:t>
      </w:r>
      <w:proofErr w:type="spellEnd"/>
      <w:r w:rsidRPr="00FC259D">
        <w:rPr>
          <w:b/>
          <w:i/>
          <w:color w:val="3B3838" w:themeColor="background2" w:themeShade="40"/>
          <w:sz w:val="22"/>
          <w:szCs w:val="22"/>
        </w:rPr>
        <w:t>() = ”</w:t>
      </w:r>
      <w:proofErr w:type="spellStart"/>
      <w:r w:rsidRPr="00FC259D">
        <w:rPr>
          <w:b/>
          <w:i/>
          <w:color w:val="3B3838" w:themeColor="background2" w:themeShade="40"/>
          <w:sz w:val="22"/>
          <w:szCs w:val="22"/>
        </w:rPr>
        <w:t>fr</w:t>
      </w:r>
      <w:proofErr w:type="spellEnd"/>
      <w:r w:rsidRPr="00FC259D">
        <w:rPr>
          <w:b/>
          <w:i/>
          <w:color w:val="3B3838" w:themeColor="background2" w:themeShade="40"/>
          <w:sz w:val="22"/>
          <w:szCs w:val="22"/>
        </w:rPr>
        <w:t>-CA”  ; “Titre” ; “Title”)</w:t>
      </w:r>
    </w:p>
    <w:p w14:paraId="151B2CBD" w14:textId="77777777" w:rsidR="00FC259D" w:rsidRPr="00FC259D" w:rsidRDefault="00FC259D" w:rsidP="00FC259D">
      <w:pPr>
        <w:pStyle w:val="ListParagraph"/>
        <w:numPr>
          <w:ilvl w:val="1"/>
          <w:numId w:val="39"/>
        </w:numPr>
        <w:spacing w:after="200" w:line="276" w:lineRule="auto"/>
        <w:rPr>
          <w:b/>
          <w:sz w:val="22"/>
          <w:szCs w:val="22"/>
        </w:rPr>
      </w:pPr>
      <w:r w:rsidRPr="00FC259D">
        <w:rPr>
          <w:sz w:val="22"/>
          <w:szCs w:val="22"/>
        </w:rPr>
        <w:t>Display headers and titles in both languages.</w:t>
      </w:r>
      <w:r w:rsidRPr="00FC259D">
        <w:rPr>
          <w:sz w:val="22"/>
          <w:szCs w:val="22"/>
        </w:rPr>
        <w:br/>
        <w:t xml:space="preserve">e.g.:   </w:t>
      </w:r>
      <w:r w:rsidRPr="00FC259D">
        <w:rPr>
          <w:b/>
          <w:i/>
          <w:color w:val="3B3838" w:themeColor="background2" w:themeShade="40"/>
          <w:sz w:val="22"/>
          <w:szCs w:val="22"/>
        </w:rPr>
        <w:t>Title   |  Titre</w:t>
      </w:r>
    </w:p>
    <w:p w14:paraId="4E900D99" w14:textId="77777777" w:rsidR="00FC259D" w:rsidRDefault="00FC259D">
      <w:pPr>
        <w:spacing w:after="0" w:line="240" w:lineRule="auto"/>
        <w:rPr>
          <w:rFonts w:cs="Arial"/>
          <w:sz w:val="22"/>
          <w:szCs w:val="22"/>
          <w:lang w:val="en-CA"/>
        </w:rPr>
      </w:pPr>
      <w:r>
        <w:rPr>
          <w:rFonts w:cs="Arial"/>
          <w:sz w:val="22"/>
          <w:szCs w:val="22"/>
          <w:lang w:val="en-CA"/>
        </w:rPr>
        <w:br w:type="page"/>
      </w:r>
    </w:p>
    <w:p w14:paraId="0766969B" w14:textId="77777777" w:rsidR="00FC259D" w:rsidRDefault="00FC259D" w:rsidP="00FC259D">
      <w:pPr>
        <w:pStyle w:val="Heading2"/>
        <w:numPr>
          <w:ilvl w:val="1"/>
          <w:numId w:val="0"/>
        </w:numPr>
        <w:spacing w:before="240" w:line="240" w:lineRule="auto"/>
        <w:jc w:val="both"/>
      </w:pPr>
      <w:bookmarkStart w:id="76" w:name="_Toc482174252"/>
      <w:bookmarkStart w:id="77" w:name="_Toc488771445"/>
      <w:bookmarkStart w:id="78" w:name="_Toc8822662"/>
      <w:r>
        <w:lastRenderedPageBreak/>
        <w:t>4.2. Techniques for Data Sources</w:t>
      </w:r>
      <w:bookmarkEnd w:id="76"/>
      <w:bookmarkEnd w:id="77"/>
      <w:bookmarkEnd w:id="78"/>
    </w:p>
    <w:p w14:paraId="05AC5AA1" w14:textId="77777777" w:rsidR="00FC259D" w:rsidRPr="00577C8B" w:rsidRDefault="00FC259D" w:rsidP="00FC259D">
      <w:pPr>
        <w:pStyle w:val="Heading3"/>
        <w:numPr>
          <w:ilvl w:val="2"/>
          <w:numId w:val="0"/>
        </w:numPr>
        <w:spacing w:before="360" w:line="240" w:lineRule="auto"/>
        <w:jc w:val="both"/>
      </w:pPr>
      <w:bookmarkStart w:id="79" w:name="_Toc488771446"/>
      <w:bookmarkStart w:id="80" w:name="_Toc8822663"/>
      <w:r>
        <w:t xml:space="preserve">4.2.1. </w:t>
      </w:r>
      <w:r w:rsidRPr="00577C8B">
        <w:t>Purging Data</w:t>
      </w:r>
      <w:bookmarkEnd w:id="79"/>
      <w:bookmarkEnd w:id="80"/>
    </w:p>
    <w:p w14:paraId="401D8D4F" w14:textId="77777777" w:rsidR="00FC259D" w:rsidRPr="00FC259D" w:rsidRDefault="00FC259D" w:rsidP="00FC259D">
      <w:pPr>
        <w:rPr>
          <w:sz w:val="22"/>
          <w:szCs w:val="22"/>
          <w:lang w:val="en-CA"/>
        </w:rPr>
      </w:pPr>
      <w:r w:rsidRPr="00FC259D">
        <w:rPr>
          <w:noProof/>
          <w:sz w:val="22"/>
          <w:szCs w:val="22"/>
          <w:lang w:val="en-CA" w:eastAsia="en-CA"/>
        </w:rPr>
        <w:drawing>
          <wp:anchor distT="0" distB="0" distL="114300" distR="114300" simplePos="0" relativeHeight="251720703" behindDoc="1" locked="0" layoutInCell="1" allowOverlap="1" wp14:anchorId="2C5515F3" wp14:editId="5737D4EE">
            <wp:simplePos x="0" y="0"/>
            <wp:positionH relativeFrom="column">
              <wp:posOffset>4739005</wp:posOffset>
            </wp:positionH>
            <wp:positionV relativeFrom="paragraph">
              <wp:posOffset>110490</wp:posOffset>
            </wp:positionV>
            <wp:extent cx="1049020" cy="747395"/>
            <wp:effectExtent l="171450" t="152400" r="360680" b="357505"/>
            <wp:wrapTight wrapText="bothSides">
              <wp:wrapPolygon edited="0">
                <wp:start x="1569" y="-4404"/>
                <wp:lineTo x="-3530" y="-3303"/>
                <wp:lineTo x="-3138" y="23674"/>
                <wp:lineTo x="3138" y="31381"/>
                <wp:lineTo x="22358" y="31381"/>
                <wp:lineTo x="22751" y="30280"/>
                <wp:lineTo x="28242" y="23674"/>
                <wp:lineTo x="28634" y="5506"/>
                <wp:lineTo x="23927" y="-2753"/>
                <wp:lineTo x="23535" y="-4404"/>
                <wp:lineTo x="1569" y="-4404"/>
              </wp:wrapPolygon>
            </wp:wrapTight>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rcRect r="-75"/>
                    <a:stretch>
                      <a:fillRect/>
                    </a:stretch>
                  </pic:blipFill>
                  <pic:spPr bwMode="auto">
                    <a:xfrm>
                      <a:off x="0" y="0"/>
                      <a:ext cx="1049020" cy="7473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FC259D">
        <w:rPr>
          <w:b/>
          <w:sz w:val="22"/>
          <w:szCs w:val="22"/>
          <w:lang w:val="en-CA"/>
        </w:rPr>
        <w:t>Important:</w:t>
      </w:r>
      <w:r w:rsidRPr="00FC259D">
        <w:rPr>
          <w:b/>
          <w:color w:val="FF0000"/>
          <w:sz w:val="22"/>
          <w:szCs w:val="22"/>
          <w:lang w:val="en-CA"/>
        </w:rPr>
        <w:t xml:space="preserve"> </w:t>
      </w:r>
      <w:r w:rsidRPr="00FC259D">
        <w:rPr>
          <w:sz w:val="22"/>
          <w:szCs w:val="22"/>
          <w:lang w:val="en-CA"/>
        </w:rPr>
        <w:t xml:space="preserve">Queries and prompts data MUST be </w:t>
      </w:r>
      <w:r w:rsidRPr="00FC259D">
        <w:rPr>
          <w:b/>
          <w:sz w:val="22"/>
          <w:szCs w:val="22"/>
          <w:lang w:val="en-CA"/>
        </w:rPr>
        <w:t>purged</w:t>
      </w:r>
      <w:r w:rsidRPr="00FC259D">
        <w:rPr>
          <w:sz w:val="22"/>
          <w:szCs w:val="22"/>
          <w:lang w:val="en-CA"/>
        </w:rPr>
        <w:t xml:space="preserve"> before document is saved:</w:t>
      </w:r>
    </w:p>
    <w:p w14:paraId="48C2D9BA" w14:textId="77777777" w:rsidR="00FC259D" w:rsidRPr="00FC259D" w:rsidRDefault="00FC259D" w:rsidP="00FC259D">
      <w:pPr>
        <w:pStyle w:val="ListParagraph"/>
        <w:numPr>
          <w:ilvl w:val="0"/>
          <w:numId w:val="44"/>
        </w:numPr>
        <w:spacing w:after="200" w:line="276" w:lineRule="auto"/>
        <w:jc w:val="both"/>
        <w:rPr>
          <w:sz w:val="22"/>
          <w:szCs w:val="22"/>
        </w:rPr>
      </w:pPr>
      <w:r w:rsidRPr="00FC259D">
        <w:rPr>
          <w:sz w:val="22"/>
          <w:szCs w:val="22"/>
        </w:rPr>
        <w:t>This ensures data is not visible by users not entitled to see it; and</w:t>
      </w:r>
    </w:p>
    <w:p w14:paraId="7627A017" w14:textId="77777777" w:rsidR="00FC259D" w:rsidRPr="00FC259D" w:rsidRDefault="00FC259D" w:rsidP="00FC259D">
      <w:pPr>
        <w:pStyle w:val="ListParagraph"/>
        <w:numPr>
          <w:ilvl w:val="0"/>
          <w:numId w:val="44"/>
        </w:numPr>
        <w:spacing w:after="200" w:line="276" w:lineRule="auto"/>
        <w:jc w:val="both"/>
        <w:rPr>
          <w:sz w:val="22"/>
          <w:szCs w:val="22"/>
        </w:rPr>
      </w:pPr>
      <w:r w:rsidRPr="00FC259D">
        <w:rPr>
          <w:sz w:val="22"/>
          <w:szCs w:val="22"/>
        </w:rPr>
        <w:t>This reduces drastically the size of the document in the repository.</w:t>
      </w:r>
    </w:p>
    <w:p w14:paraId="6935854B" w14:textId="77777777" w:rsidR="00FC259D" w:rsidRDefault="00FC259D" w:rsidP="00FC259D">
      <w:pPr>
        <w:pStyle w:val="Heading3"/>
        <w:numPr>
          <w:ilvl w:val="2"/>
          <w:numId w:val="0"/>
        </w:numPr>
        <w:spacing w:before="360" w:line="240" w:lineRule="auto"/>
        <w:jc w:val="both"/>
      </w:pPr>
      <w:bookmarkStart w:id="81" w:name="_Toc488771447"/>
      <w:bookmarkStart w:id="82" w:name="_Toc8822664"/>
      <w:r>
        <w:rPr>
          <w:lang w:val="en-CA"/>
        </w:rPr>
        <w:t xml:space="preserve">4.2.2. </w:t>
      </w:r>
      <w:r>
        <w:t>Type of Data Sources</w:t>
      </w:r>
      <w:bookmarkEnd w:id="81"/>
      <w:bookmarkEnd w:id="82"/>
    </w:p>
    <w:p w14:paraId="454780A9" w14:textId="77777777" w:rsidR="00FC259D" w:rsidRPr="00FC259D" w:rsidRDefault="00FC259D" w:rsidP="00FC259D">
      <w:pPr>
        <w:rPr>
          <w:sz w:val="22"/>
          <w:szCs w:val="22"/>
          <w:lang w:val="en-CA"/>
        </w:rPr>
      </w:pPr>
      <w:r w:rsidRPr="00FC259D">
        <w:rPr>
          <w:sz w:val="22"/>
          <w:szCs w:val="22"/>
          <w:lang w:val="en-CA"/>
        </w:rPr>
        <w:t xml:space="preserve">Use managed data sources (Universe, </w:t>
      </w:r>
      <w:proofErr w:type="spellStart"/>
      <w:r w:rsidRPr="00FC259D">
        <w:rPr>
          <w:sz w:val="22"/>
          <w:szCs w:val="22"/>
          <w:lang w:val="en-CA"/>
        </w:rPr>
        <w:t>BEx</w:t>
      </w:r>
      <w:proofErr w:type="spellEnd"/>
      <w:r w:rsidRPr="00FC259D">
        <w:rPr>
          <w:sz w:val="22"/>
          <w:szCs w:val="22"/>
          <w:lang w:val="en-CA"/>
        </w:rPr>
        <w:t xml:space="preserve"> Query, Web Service and Analysis Views) whenever possible. The use of the following sources is not recommended:</w:t>
      </w:r>
    </w:p>
    <w:p w14:paraId="631FBB3E" w14:textId="77777777" w:rsidR="00FC259D" w:rsidRPr="00FC259D" w:rsidRDefault="00FC259D" w:rsidP="00FC259D">
      <w:pPr>
        <w:pStyle w:val="ListParagraph"/>
        <w:numPr>
          <w:ilvl w:val="0"/>
          <w:numId w:val="45"/>
        </w:numPr>
        <w:spacing w:after="200" w:line="276" w:lineRule="auto"/>
        <w:jc w:val="both"/>
        <w:rPr>
          <w:sz w:val="22"/>
          <w:szCs w:val="22"/>
        </w:rPr>
      </w:pPr>
      <w:r w:rsidRPr="00FC259D">
        <w:rPr>
          <w:sz w:val="22"/>
          <w:szCs w:val="22"/>
        </w:rPr>
        <w:t>Excel spreadsheet as the data quality is not controlled;</w:t>
      </w:r>
    </w:p>
    <w:p w14:paraId="535F3049" w14:textId="77777777" w:rsidR="00FC259D" w:rsidRPr="00FC259D" w:rsidRDefault="00FC259D" w:rsidP="00FC259D">
      <w:pPr>
        <w:pStyle w:val="ListParagraph"/>
        <w:numPr>
          <w:ilvl w:val="0"/>
          <w:numId w:val="45"/>
        </w:numPr>
        <w:spacing w:after="200" w:line="276" w:lineRule="auto"/>
        <w:jc w:val="both"/>
        <w:rPr>
          <w:sz w:val="22"/>
          <w:szCs w:val="22"/>
        </w:rPr>
      </w:pPr>
      <w:r w:rsidRPr="00FC259D">
        <w:rPr>
          <w:sz w:val="22"/>
          <w:szCs w:val="22"/>
        </w:rPr>
        <w:t>Custom SQL (editing a universe generated SQL) as it breaks semantic layer rules; and</w:t>
      </w:r>
    </w:p>
    <w:p w14:paraId="05CC368B" w14:textId="77777777" w:rsidR="00FC259D" w:rsidRPr="00FC259D" w:rsidRDefault="00FC259D" w:rsidP="00FC259D">
      <w:pPr>
        <w:pStyle w:val="ListParagraph"/>
        <w:numPr>
          <w:ilvl w:val="0"/>
          <w:numId w:val="45"/>
        </w:numPr>
        <w:spacing w:after="200" w:line="276" w:lineRule="auto"/>
        <w:jc w:val="both"/>
        <w:rPr>
          <w:sz w:val="24"/>
        </w:rPr>
      </w:pPr>
      <w:r w:rsidRPr="00FC259D">
        <w:rPr>
          <w:sz w:val="22"/>
          <w:szCs w:val="22"/>
        </w:rPr>
        <w:t>Free hand SQL as it is not sustainable in the long term</w:t>
      </w:r>
      <w:r>
        <w:rPr>
          <w:sz w:val="24"/>
        </w:rPr>
        <w:t>.</w:t>
      </w:r>
    </w:p>
    <w:p w14:paraId="065513B1" w14:textId="77777777" w:rsidR="00FC259D" w:rsidRDefault="00FC259D" w:rsidP="00FC259D">
      <w:pPr>
        <w:pStyle w:val="Heading3"/>
        <w:numPr>
          <w:ilvl w:val="2"/>
          <w:numId w:val="0"/>
        </w:numPr>
        <w:spacing w:before="360" w:line="240" w:lineRule="auto"/>
        <w:jc w:val="both"/>
      </w:pPr>
      <w:bookmarkStart w:id="83" w:name="_Toc488771448"/>
      <w:bookmarkStart w:id="84" w:name="_Toc8822665"/>
      <w:r>
        <w:t xml:space="preserve">4.2.3. </w:t>
      </w:r>
      <w:proofErr w:type="spellStart"/>
      <w:r>
        <w:t>BEx</w:t>
      </w:r>
      <w:proofErr w:type="spellEnd"/>
      <w:r>
        <w:t xml:space="preserve"> Queries Specifics</w:t>
      </w:r>
      <w:bookmarkEnd w:id="83"/>
      <w:bookmarkEnd w:id="84"/>
    </w:p>
    <w:p w14:paraId="08E132B0" w14:textId="77777777" w:rsidR="00FC259D" w:rsidRPr="00FC259D" w:rsidRDefault="00FC259D" w:rsidP="00FC259D">
      <w:pPr>
        <w:rPr>
          <w:sz w:val="22"/>
          <w:szCs w:val="22"/>
          <w:lang w:val="en-CA"/>
        </w:rPr>
      </w:pPr>
      <w:r w:rsidRPr="00FC259D">
        <w:rPr>
          <w:sz w:val="22"/>
          <w:szCs w:val="22"/>
          <w:lang w:val="en-CA"/>
        </w:rPr>
        <w:t xml:space="preserve">The following elements have to be considered when a </w:t>
      </w:r>
      <w:proofErr w:type="spellStart"/>
      <w:r w:rsidRPr="00FC259D">
        <w:rPr>
          <w:sz w:val="22"/>
          <w:szCs w:val="22"/>
          <w:lang w:val="en-CA"/>
        </w:rPr>
        <w:t>BEx</w:t>
      </w:r>
      <w:proofErr w:type="spellEnd"/>
      <w:r w:rsidRPr="00FC259D">
        <w:rPr>
          <w:sz w:val="22"/>
          <w:szCs w:val="22"/>
          <w:lang w:val="en-CA"/>
        </w:rPr>
        <w:t xml:space="preserve"> query is used as a data source:</w:t>
      </w:r>
    </w:p>
    <w:p w14:paraId="4262450E" w14:textId="77777777" w:rsidR="00FC259D" w:rsidRPr="00FC259D" w:rsidRDefault="00FC259D" w:rsidP="00FC259D">
      <w:pPr>
        <w:pStyle w:val="ListParagraph"/>
        <w:numPr>
          <w:ilvl w:val="0"/>
          <w:numId w:val="38"/>
        </w:numPr>
        <w:spacing w:after="200" w:line="276" w:lineRule="auto"/>
        <w:jc w:val="both"/>
        <w:rPr>
          <w:sz w:val="22"/>
          <w:szCs w:val="22"/>
        </w:rPr>
      </w:pPr>
      <w:r w:rsidRPr="00FC259D">
        <w:rPr>
          <w:sz w:val="22"/>
          <w:szCs w:val="22"/>
        </w:rPr>
        <w:t>Limit the number of levels or select specific members to optimize performance of the hierarchies;</w:t>
      </w:r>
    </w:p>
    <w:p w14:paraId="4F000FFD" w14:textId="77777777" w:rsidR="00FC259D" w:rsidRPr="00FC259D" w:rsidRDefault="00FC259D" w:rsidP="00FC259D">
      <w:pPr>
        <w:pStyle w:val="ListParagraph"/>
        <w:numPr>
          <w:ilvl w:val="0"/>
          <w:numId w:val="38"/>
        </w:numPr>
        <w:spacing w:after="200" w:line="276" w:lineRule="auto"/>
        <w:jc w:val="both"/>
        <w:rPr>
          <w:sz w:val="22"/>
          <w:szCs w:val="22"/>
        </w:rPr>
      </w:pPr>
      <w:r w:rsidRPr="00FC259D">
        <w:rPr>
          <w:sz w:val="22"/>
          <w:szCs w:val="22"/>
        </w:rPr>
        <w:t>Prefer inclusive filters (in) rather than exclusive filters (not in);</w:t>
      </w:r>
    </w:p>
    <w:p w14:paraId="507237F3" w14:textId="77777777" w:rsidR="00FC259D" w:rsidRPr="00FC259D" w:rsidRDefault="00FC259D" w:rsidP="00FC259D">
      <w:pPr>
        <w:pStyle w:val="ListParagraph"/>
        <w:numPr>
          <w:ilvl w:val="0"/>
          <w:numId w:val="38"/>
        </w:numPr>
        <w:spacing w:after="200" w:line="276" w:lineRule="auto"/>
        <w:jc w:val="both"/>
        <w:rPr>
          <w:sz w:val="22"/>
          <w:szCs w:val="22"/>
        </w:rPr>
      </w:pPr>
      <w:r w:rsidRPr="00FC259D">
        <w:rPr>
          <w:sz w:val="22"/>
          <w:szCs w:val="22"/>
        </w:rPr>
        <w:t xml:space="preserve">Remember that mandatory filters in </w:t>
      </w:r>
      <w:proofErr w:type="spellStart"/>
      <w:r w:rsidRPr="00FC259D">
        <w:rPr>
          <w:sz w:val="22"/>
          <w:szCs w:val="22"/>
        </w:rPr>
        <w:t>BEx</w:t>
      </w:r>
      <w:proofErr w:type="spellEnd"/>
      <w:r w:rsidRPr="00FC259D">
        <w:rPr>
          <w:sz w:val="22"/>
          <w:szCs w:val="22"/>
        </w:rPr>
        <w:t xml:space="preserve"> queries force the generation of the list of values;</w:t>
      </w:r>
    </w:p>
    <w:p w14:paraId="48D9335A" w14:textId="77777777" w:rsidR="00FC259D" w:rsidRPr="00FC259D" w:rsidRDefault="00FC259D" w:rsidP="00FC259D">
      <w:pPr>
        <w:pStyle w:val="ListParagraph"/>
        <w:numPr>
          <w:ilvl w:val="0"/>
          <w:numId w:val="38"/>
        </w:numPr>
        <w:spacing w:after="200" w:line="276" w:lineRule="auto"/>
        <w:jc w:val="both"/>
        <w:rPr>
          <w:sz w:val="22"/>
          <w:szCs w:val="22"/>
        </w:rPr>
      </w:pPr>
      <w:r w:rsidRPr="00FC259D">
        <w:rPr>
          <w:sz w:val="22"/>
          <w:szCs w:val="22"/>
        </w:rPr>
        <w:t xml:space="preserve">Ensure the selected hierarchy version exists in other environments when developing in a non-production environment or the report will not refresh properly. This also applies to Hierarchy selection variables; their default values have to be set to a version that exists in other environments, particularly when the </w:t>
      </w:r>
      <w:proofErr w:type="spellStart"/>
      <w:r w:rsidRPr="00FC259D">
        <w:rPr>
          <w:sz w:val="22"/>
          <w:szCs w:val="22"/>
        </w:rPr>
        <w:t>BEx</w:t>
      </w:r>
      <w:proofErr w:type="spellEnd"/>
      <w:r w:rsidRPr="00FC259D">
        <w:rPr>
          <w:sz w:val="22"/>
          <w:szCs w:val="22"/>
        </w:rPr>
        <w:t xml:space="preserve"> hierarchy selection (prompt) is hidden and cannot be changed; and</w:t>
      </w:r>
    </w:p>
    <w:p w14:paraId="4F93E7E0" w14:textId="77777777" w:rsidR="00FC259D" w:rsidRPr="00FC259D" w:rsidRDefault="00FC259D" w:rsidP="00FC259D">
      <w:pPr>
        <w:pStyle w:val="ListParagraph"/>
        <w:numPr>
          <w:ilvl w:val="0"/>
          <w:numId w:val="38"/>
        </w:numPr>
        <w:spacing w:after="200" w:line="276" w:lineRule="auto"/>
        <w:jc w:val="both"/>
        <w:rPr>
          <w:sz w:val="22"/>
          <w:szCs w:val="22"/>
        </w:rPr>
      </w:pPr>
      <w:r w:rsidRPr="00FC259D">
        <w:rPr>
          <w:sz w:val="22"/>
          <w:szCs w:val="22"/>
        </w:rPr>
        <w:t>Use the most current version of the hierarchy. The Hierarchy version that is selected has to be sustainable. The common practice is to have a version in BW that will always be current and that can be used in the reports without having to update the report when there is a new version created.</w:t>
      </w:r>
    </w:p>
    <w:p w14:paraId="78335097" w14:textId="77777777" w:rsidR="00FC259D" w:rsidRPr="00FC259D" w:rsidRDefault="00FC259D" w:rsidP="00FC259D">
      <w:pPr>
        <w:pStyle w:val="Heading3"/>
        <w:numPr>
          <w:ilvl w:val="2"/>
          <w:numId w:val="0"/>
        </w:numPr>
        <w:spacing w:before="360" w:line="240" w:lineRule="auto"/>
        <w:jc w:val="both"/>
      </w:pPr>
      <w:bookmarkStart w:id="85" w:name="_Toc488771449"/>
      <w:bookmarkStart w:id="86" w:name="_Toc8822666"/>
      <w:r>
        <w:t>4.2.4. Performance Tuning</w:t>
      </w:r>
      <w:bookmarkEnd w:id="85"/>
      <w:r w:rsidRPr="004C6167">
        <w:rPr>
          <w:noProof/>
          <w:lang w:val="en-CA" w:eastAsia="en-CA"/>
        </w:rPr>
        <mc:AlternateContent>
          <mc:Choice Requires="wpg">
            <w:drawing>
              <wp:anchor distT="0" distB="0" distL="114300" distR="114300" simplePos="0" relativeHeight="251722751" behindDoc="0" locked="0" layoutInCell="1" allowOverlap="1" wp14:anchorId="13F09D82" wp14:editId="10D73F0C">
                <wp:simplePos x="0" y="0"/>
                <wp:positionH relativeFrom="column">
                  <wp:posOffset>4726305</wp:posOffset>
                </wp:positionH>
                <wp:positionV relativeFrom="paragraph">
                  <wp:posOffset>273050</wp:posOffset>
                </wp:positionV>
                <wp:extent cx="1482725" cy="689610"/>
                <wp:effectExtent l="95250" t="171450" r="384175" b="358140"/>
                <wp:wrapSquare wrapText="bothSides"/>
                <wp:docPr id="120" name="Group 120"/>
                <wp:cNvGraphicFramePr/>
                <a:graphic xmlns:a="http://schemas.openxmlformats.org/drawingml/2006/main">
                  <a:graphicData uri="http://schemas.microsoft.com/office/word/2010/wordprocessingGroup">
                    <wpg:wgp>
                      <wpg:cNvGrpSpPr/>
                      <wpg:grpSpPr>
                        <a:xfrm>
                          <a:off x="0" y="0"/>
                          <a:ext cx="1482725" cy="689610"/>
                          <a:chOff x="0" y="0"/>
                          <a:chExt cx="1293962" cy="560717"/>
                        </a:xfrm>
                      </wpg:grpSpPr>
                      <pic:pic xmlns:pic="http://schemas.openxmlformats.org/drawingml/2006/picture">
                        <pic:nvPicPr>
                          <pic:cNvPr id="117" name="Picture 117"/>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69011" y="0"/>
                            <a:ext cx="1224951" cy="560717"/>
                          </a:xfrm>
                          <a:prstGeom prst="rect">
                            <a:avLst/>
                          </a:prstGeom>
                          <a:ln>
                            <a:noFill/>
                          </a:ln>
                          <a:effectLst>
                            <a:outerShdw blurRad="292100" dist="139700" dir="2700000" algn="tl" rotWithShape="0">
                              <a:srgbClr val="333333">
                                <a:alpha val="65000"/>
                              </a:srgbClr>
                            </a:outerShdw>
                          </a:effectLst>
                        </pic:spPr>
                      </pic:pic>
                      <wps:wsp>
                        <wps:cNvPr id="103" name="Rectangle 103"/>
                        <wps:cNvSpPr>
                          <a:spLocks noChangeArrowheads="1"/>
                        </wps:cNvSpPr>
                        <wps:spPr bwMode="auto">
                          <a:xfrm>
                            <a:off x="0" y="0"/>
                            <a:ext cx="1232535" cy="198755"/>
                          </a:xfrm>
                          <a:prstGeom prst="rect">
                            <a:avLst/>
                          </a:prstGeom>
                          <a:solidFill>
                            <a:srgbClr val="FFFF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3A1B2C5" id="Group 120" o:spid="_x0000_s1026" style="position:absolute;margin-left:372.15pt;margin-top:21.5pt;width:116.75pt;height:54.3pt;z-index:251722751;mso-width-relative:margin;mso-height-relative:margin" coordsize="12939,5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&#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">
                <v:shape id="Picture 117" o:spid="_x0000_s1027" type="#_x0000_t75" style="position:absolute;left:690;width:12249;height:5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0PbzDAAAA3AAAAA8AAABkcnMvZG93bnJldi54bWxET9tqwkAQfRf6D8sUfNNNKraSuhERCkIL&#10;Xmlfh+x0E5KdDdlVo1/vCoW+zeFcZ77obSPO1PnKsYJ0nIAgLpyu2Cg4Hj5GMxA+IGtsHJOCK3lY&#10;5E+DOWbaXXhH530wIoawz1BBGUKbSemLkiz6sWuJI/frOoshws5I3eElhttGviTJq7RYcWwosaVV&#10;SUW9P1kFn6fd1NzSr6qefF83xfFne9tOjFLD5375DiJQH/7Ff+61jvPTN3g8Ey+Q+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9vMMAAADcAAAADwAAAAAAAAAAAAAAAACf&#10;AgAAZHJzL2Rvd25yZXYueG1sUEsFBgAAAAAEAAQA9wAAAI8DAAAAAA==&#10;">
                  <v:imagedata r:id="rId90" o:title=""/>
                  <v:shadow on="t" color="#333" opacity="42598f" origin="-.5,-.5" offset="2.74397mm,2.74397mm"/>
                  <v:path arrowok="t"/>
                </v:shape>
                <v:rect id="Rectangle 103" o:spid="_x0000_s1028" style="position:absolute;width:12325;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gscUA&#10;AADcAAAADwAAAGRycy9kb3ducmV2LnhtbESP0WrCQBBF3wX/YRmhL6VuqlgkukoJVhTEUtsPGLJj&#10;EszOxt01xr93hYJvM9w799yZLztTi5acrywreB8mIIhzqysuFPz9fr1NQfiArLG2TApu5GG56Pfm&#10;mGp75R9qD6EQMYR9igrKEJpUSp+XZNAPbUMctaN1BkNcXSG1w2sMN7UcJcmHNFhxJJTYUFZSfjpc&#10;TOS239nrKRttJ+vpecJ6R7eV2yv1Mug+ZyACdeFp/r/e6Fg/GcPjmTiB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OCxxQAAANwAAAAPAAAAAAAAAAAAAAAAAJgCAABkcnMv&#10;ZG93bnJldi54bWxQSwUGAAAAAAQABAD1AAAAigMAAAAA&#10;" fillcolor="yellow" stroked="f">
                  <v:fill opacity="13107f"/>
                </v:rect>
                <w10:wrap type="square"/>
              </v:group>
            </w:pict>
          </mc:Fallback>
        </mc:AlternateContent>
      </w:r>
      <w:bookmarkEnd w:id="86"/>
    </w:p>
    <w:p w14:paraId="63A7B75A" w14:textId="77777777" w:rsidR="00FC259D" w:rsidRPr="00FC259D" w:rsidRDefault="00FC259D" w:rsidP="00FC259D">
      <w:pPr>
        <w:rPr>
          <w:sz w:val="22"/>
          <w:lang w:val="en-CA"/>
        </w:rPr>
      </w:pPr>
      <w:r w:rsidRPr="00FC259D">
        <w:rPr>
          <w:sz w:val="22"/>
          <w:lang w:val="en-CA"/>
        </w:rPr>
        <w:t>Do not keep objects in queries’ results that are not used in the report. Use query stripping options (document properties) for OLAP sources and cleanup unused elements.</w:t>
      </w:r>
    </w:p>
    <w:p w14:paraId="3431D355" w14:textId="77777777" w:rsidR="00FC259D" w:rsidRPr="00FC259D" w:rsidRDefault="00FC259D" w:rsidP="00FC259D">
      <w:pPr>
        <w:rPr>
          <w:sz w:val="22"/>
          <w:lang w:val="en-CA"/>
        </w:rPr>
      </w:pPr>
      <w:r w:rsidRPr="004C6167">
        <w:rPr>
          <w:noProof/>
          <w:sz w:val="28"/>
          <w:lang w:val="en-CA" w:eastAsia="en-CA"/>
        </w:rPr>
        <w:lastRenderedPageBreak/>
        <mc:AlternateContent>
          <mc:Choice Requires="wpg">
            <w:drawing>
              <wp:anchor distT="0" distB="0" distL="114300" distR="114300" simplePos="0" relativeHeight="251723775" behindDoc="0" locked="0" layoutInCell="1" allowOverlap="1" wp14:anchorId="2C9A7964" wp14:editId="3D2FB67D">
                <wp:simplePos x="0" y="0"/>
                <wp:positionH relativeFrom="column">
                  <wp:posOffset>4635500</wp:posOffset>
                </wp:positionH>
                <wp:positionV relativeFrom="paragraph">
                  <wp:posOffset>171450</wp:posOffset>
                </wp:positionV>
                <wp:extent cx="1584960" cy="758825"/>
                <wp:effectExtent l="171450" t="171450" r="281940" b="365125"/>
                <wp:wrapSquare wrapText="bothSides"/>
                <wp:docPr id="119" name="Group 119"/>
                <wp:cNvGraphicFramePr/>
                <a:graphic xmlns:a="http://schemas.openxmlformats.org/drawingml/2006/main">
                  <a:graphicData uri="http://schemas.microsoft.com/office/word/2010/wordprocessingGroup">
                    <wpg:wgp>
                      <wpg:cNvGrpSpPr/>
                      <wpg:grpSpPr>
                        <a:xfrm>
                          <a:off x="0" y="0"/>
                          <a:ext cx="1584960" cy="758825"/>
                          <a:chOff x="0" y="0"/>
                          <a:chExt cx="1354348" cy="595223"/>
                        </a:xfrm>
                      </wpg:grpSpPr>
                      <pic:pic xmlns:pic="http://schemas.openxmlformats.org/drawingml/2006/picture">
                        <pic:nvPicPr>
                          <pic:cNvPr id="116" name="Picture 116"/>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76710" cy="595223"/>
                          </a:xfrm>
                          <a:prstGeom prst="rect">
                            <a:avLst/>
                          </a:prstGeom>
                          <a:ln>
                            <a:noFill/>
                          </a:ln>
                          <a:effectLst>
                            <a:outerShdw blurRad="292100" dist="139700" dir="2700000" algn="tl" rotWithShape="0">
                              <a:srgbClr val="333333">
                                <a:alpha val="65000"/>
                              </a:srgbClr>
                            </a:outerShdw>
                          </a:effectLst>
                        </pic:spPr>
                      </pic:pic>
                      <wps:wsp>
                        <wps:cNvPr id="104" name="Rectangle 104"/>
                        <wps:cNvSpPr>
                          <a:spLocks noChangeArrowheads="1"/>
                        </wps:cNvSpPr>
                        <wps:spPr bwMode="auto">
                          <a:xfrm>
                            <a:off x="0" y="77638"/>
                            <a:ext cx="1354348" cy="198755"/>
                          </a:xfrm>
                          <a:prstGeom prst="rect">
                            <a:avLst/>
                          </a:prstGeom>
                          <a:solidFill>
                            <a:srgbClr val="FFFF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A7CC82F" id="Group 119" o:spid="_x0000_s1026" style="position:absolute;margin-left:365pt;margin-top:13.5pt;width:124.8pt;height:59.75pt;z-index:251723775;mso-width-relative:margin;mso-height-relative:margin" coordsize="13543,5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">
                <v:shape id="Picture 116" o:spid="_x0000_s1027" type="#_x0000_t75" style="position:absolute;width:12767;height:5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mwpzCAAAA3AAAAA8AAABkcnMvZG93bnJldi54bWxET01rwkAQvRf8D8sIvRTd2IKRmI1IQZTe&#10;anvQ25Ads8HsbNjdmvjv3UKht3m8zyk3o+3EjXxoHStYzDMQxLXTLTcKvr92sxWIEJE1do5JwZ0C&#10;bKrJU4mFdgN/0u0YG5FCOBSowMTYF1KG2pDFMHc9ceIuzluMCfpGao9DCredfM2ypbTYcmow2NO7&#10;ofp6/LEKaHV5Gc9v+YHMR2OGSPn+lHulnqfjdg0i0hj/xX/ug07zF0v4fSZdI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ZsKcwgAAANwAAAAPAAAAAAAAAAAAAAAAAJ8C&#10;AABkcnMvZG93bnJldi54bWxQSwUGAAAAAAQABAD3AAAAjgMAAAAA&#10;">
                  <v:imagedata r:id="rId92" o:title=""/>
                  <v:shadow on="t" color="#333" opacity="42598f" origin="-.5,-.5" offset="2.74397mm,2.74397mm"/>
                  <v:path arrowok="t"/>
                </v:shape>
                <v:rect id="Rectangle 104" o:spid="_x0000_s1028" style="position:absolute;top:776;width:13543;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4xcUA&#10;AADcAAAADwAAAGRycy9kb3ducmV2LnhtbESP0WrCQBBF3wX/YRmhL6VuKlokukoJVhTEUtsPGLJj&#10;EszOxt01xr93hYJvM9w799yZLztTi5acrywreB8mIIhzqysuFPz9fr1NQfiArLG2TApu5GG56Pfm&#10;mGp75R9qD6EQMYR9igrKEJpUSp+XZNAPbUMctaN1BkNcXSG1w2sMN7UcJcmHNFhxJJTYUFZSfjpc&#10;TOS239nrKRttJ+vpecJ6R7eV2yv1Mug+ZyACdeFp/r/e6Fg/GcPjmTiB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XjFxQAAANwAAAAPAAAAAAAAAAAAAAAAAJgCAABkcnMv&#10;ZG93bnJldi54bWxQSwUGAAAAAAQABAD1AAAAigMAAAAA&#10;" fillcolor="yellow" stroked="f">
                  <v:fill opacity="13107f"/>
                </v:rect>
                <w10:wrap type="square"/>
              </v:group>
            </w:pict>
          </mc:Fallback>
        </mc:AlternateContent>
      </w:r>
      <w:r w:rsidRPr="00FC259D">
        <w:rPr>
          <w:sz w:val="22"/>
          <w:lang w:val="en-CA"/>
        </w:rPr>
        <w:t>Limit the number of rows at the query level with query filters whenever possible instead of applying a filter at the report level</w:t>
      </w:r>
    </w:p>
    <w:p w14:paraId="76854356" w14:textId="77777777" w:rsidR="00FC259D" w:rsidRDefault="00FC259D" w:rsidP="00FC259D">
      <w:pPr>
        <w:rPr>
          <w:sz w:val="22"/>
          <w:lang w:val="en-CA"/>
        </w:rPr>
      </w:pPr>
      <w:r w:rsidRPr="00FC259D">
        <w:rPr>
          <w:sz w:val="22"/>
          <w:lang w:val="en-CA"/>
        </w:rPr>
        <w:t xml:space="preserve">Select the “Refresh on Open” document property in order to automatically and immediately start refreshing the report when the users open it. </w:t>
      </w:r>
    </w:p>
    <w:p w14:paraId="717523D0" w14:textId="77777777" w:rsidR="00FC259D" w:rsidRPr="00FC259D" w:rsidRDefault="00FC259D" w:rsidP="00FC259D">
      <w:pPr>
        <w:rPr>
          <w:sz w:val="22"/>
          <w:lang w:val="en-CA"/>
        </w:rPr>
      </w:pPr>
      <w:r w:rsidRPr="00FC259D">
        <w:rPr>
          <w:noProof/>
          <w:sz w:val="32"/>
          <w:lang w:val="en-CA" w:eastAsia="en-CA"/>
        </w:rPr>
        <w:drawing>
          <wp:anchor distT="0" distB="0" distL="114300" distR="114300" simplePos="0" relativeHeight="251721727" behindDoc="0" locked="0" layoutInCell="1" allowOverlap="1" wp14:anchorId="6A78A5FC" wp14:editId="3184A6D0">
            <wp:simplePos x="0" y="0"/>
            <wp:positionH relativeFrom="column">
              <wp:posOffset>3286760</wp:posOffset>
            </wp:positionH>
            <wp:positionV relativeFrom="paragraph">
              <wp:posOffset>205740</wp:posOffset>
            </wp:positionV>
            <wp:extent cx="3108960" cy="819785"/>
            <wp:effectExtent l="171450" t="171450" r="377190" b="361315"/>
            <wp:wrapSquare wrapText="bothSides"/>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8960" cy="8197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5EBE038" w14:textId="77777777" w:rsidR="00FC259D" w:rsidRDefault="00FC259D" w:rsidP="00FC259D">
      <w:pPr>
        <w:ind w:left="60"/>
        <w:rPr>
          <w:sz w:val="22"/>
          <w:lang w:val="en-CA"/>
        </w:rPr>
      </w:pPr>
      <w:r w:rsidRPr="00FC259D">
        <w:rPr>
          <w:sz w:val="22"/>
          <w:lang w:val="en-CA"/>
        </w:rPr>
        <w:t>Check the “keep last value(s) selected” option for prompts. It will make successive reports refresh faster for the end-user.</w:t>
      </w:r>
    </w:p>
    <w:p w14:paraId="35058F59" w14:textId="77777777" w:rsidR="00FC259D" w:rsidRDefault="00FC259D">
      <w:pPr>
        <w:spacing w:after="0" w:line="240" w:lineRule="auto"/>
        <w:rPr>
          <w:sz w:val="22"/>
          <w:lang w:val="en-CA"/>
        </w:rPr>
      </w:pPr>
      <w:r>
        <w:rPr>
          <w:sz w:val="22"/>
          <w:lang w:val="en-CA"/>
        </w:rPr>
        <w:br w:type="page"/>
      </w:r>
    </w:p>
    <w:p w14:paraId="31591C5B" w14:textId="77777777" w:rsidR="00FC259D" w:rsidRDefault="00FC259D" w:rsidP="00FC259D">
      <w:pPr>
        <w:pStyle w:val="Heading2"/>
      </w:pPr>
      <w:bookmarkStart w:id="87" w:name="_Toc482174253"/>
      <w:bookmarkStart w:id="88" w:name="_Toc488771450"/>
      <w:bookmarkStart w:id="89" w:name="_Toc8822667"/>
      <w:r>
        <w:lastRenderedPageBreak/>
        <w:t>4.3. Techniques for R</w:t>
      </w:r>
      <w:r w:rsidRPr="005247D2">
        <w:t xml:space="preserve">eport </w:t>
      </w:r>
      <w:r>
        <w:t>E</w:t>
      </w:r>
      <w:r w:rsidRPr="005247D2">
        <w:t>lements</w:t>
      </w:r>
      <w:bookmarkEnd w:id="87"/>
      <w:bookmarkEnd w:id="88"/>
      <w:bookmarkEnd w:id="89"/>
    </w:p>
    <w:p w14:paraId="42A18C6D" w14:textId="77777777" w:rsidR="00FC259D" w:rsidRPr="00FC259D" w:rsidRDefault="00FC259D" w:rsidP="00FC259D"/>
    <w:p w14:paraId="4A95025F" w14:textId="77777777" w:rsidR="00FC259D" w:rsidRPr="00FC259D" w:rsidRDefault="00FC259D" w:rsidP="00FC259D">
      <w:pPr>
        <w:pStyle w:val="Heading3"/>
      </w:pPr>
      <w:bookmarkStart w:id="90" w:name="_Toc488771451"/>
      <w:bookmarkStart w:id="91" w:name="_Toc8822668"/>
      <w:r>
        <w:t>4.3.1. Formulas</w:t>
      </w:r>
      <w:bookmarkEnd w:id="90"/>
      <w:bookmarkEnd w:id="91"/>
    </w:p>
    <w:p w14:paraId="5188C902" w14:textId="77777777" w:rsidR="00FC259D" w:rsidRPr="00FC259D" w:rsidRDefault="00FC259D" w:rsidP="00FC259D">
      <w:pPr>
        <w:rPr>
          <w:sz w:val="22"/>
          <w:lang w:val="en-CA"/>
        </w:rPr>
      </w:pPr>
      <w:r w:rsidRPr="00FC259D">
        <w:rPr>
          <w:sz w:val="22"/>
          <w:lang w:val="en-CA"/>
        </w:rPr>
        <w:t>All variables that are coded should be used in the report. If not, clean up unnecessary variables. This simplifies impacts analysis and maintenance.</w:t>
      </w:r>
    </w:p>
    <w:p w14:paraId="07942B0B" w14:textId="77777777" w:rsidR="00FC259D" w:rsidRPr="00FC259D" w:rsidRDefault="00FC259D" w:rsidP="00FC259D">
      <w:pPr>
        <w:rPr>
          <w:sz w:val="22"/>
          <w:lang w:val="en-CA"/>
        </w:rPr>
      </w:pPr>
      <w:r w:rsidRPr="00FC259D">
        <w:rPr>
          <w:b/>
          <w:sz w:val="22"/>
          <w:lang w:val="en-CA"/>
        </w:rPr>
        <w:t>Use variables whenever possible</w:t>
      </w:r>
      <w:r w:rsidRPr="00FC259D">
        <w:rPr>
          <w:sz w:val="22"/>
          <w:lang w:val="en-CA"/>
        </w:rPr>
        <w:t xml:space="preserve"> and limit the usage of formulas in cells / blocks. This allows future changes to be done at the variable level and then propagated everywhere the variable is used. If you use a formula, each cell where the formula is would have to be manually updated. This is particularly recommended when using </w:t>
      </w:r>
      <w:r w:rsidRPr="00FC259D">
        <w:rPr>
          <w:b/>
          <w:sz w:val="22"/>
          <w:u w:val="single"/>
          <w:lang w:val="en-CA"/>
        </w:rPr>
        <w:t>Input Controls</w:t>
      </w:r>
      <w:r w:rsidRPr="00FC259D">
        <w:rPr>
          <w:sz w:val="22"/>
          <w:lang w:val="en-CA"/>
        </w:rPr>
        <w:t xml:space="preserve"> as all their settings would have to be set up again if the data field changes.</w:t>
      </w:r>
    </w:p>
    <w:p w14:paraId="5A440C40" w14:textId="77777777" w:rsidR="00FC259D" w:rsidRPr="00FC259D" w:rsidRDefault="00FC259D" w:rsidP="00FC259D">
      <w:pPr>
        <w:rPr>
          <w:sz w:val="22"/>
          <w:lang w:val="en-CA"/>
        </w:rPr>
      </w:pPr>
      <w:r w:rsidRPr="00FC259D">
        <w:rPr>
          <w:sz w:val="22"/>
          <w:lang w:val="en-CA"/>
        </w:rPr>
        <w:t>When performing a division, use a formula to take care of a potential “0” divisor (denominator) to avoid a "</w:t>
      </w:r>
      <w:r w:rsidRPr="00FC259D">
        <w:rPr>
          <w:sz w:val="22"/>
        </w:rPr>
        <w:t>#DIV/0</w:t>
      </w:r>
      <w:r w:rsidRPr="00FC259D">
        <w:rPr>
          <w:sz w:val="22"/>
          <w:lang w:val="en-CA"/>
        </w:rPr>
        <w:t>” error message. Generally take in account potential error messages when designing formulas.</w:t>
      </w:r>
    </w:p>
    <w:p w14:paraId="7F96E97C" w14:textId="77777777" w:rsidR="00FC259D" w:rsidRPr="00FC259D" w:rsidRDefault="00FC259D" w:rsidP="00FC259D">
      <w:pPr>
        <w:ind w:left="1440"/>
        <w:rPr>
          <w:i/>
          <w:sz w:val="22"/>
          <w:lang w:val="en-CA"/>
        </w:rPr>
      </w:pPr>
      <w:r w:rsidRPr="00FC259D">
        <w:rPr>
          <w:i/>
          <w:sz w:val="22"/>
          <w:lang w:val="en-CA"/>
        </w:rPr>
        <w:t xml:space="preserve">i.e.:  if </w:t>
      </w:r>
      <w:proofErr w:type="gramStart"/>
      <w:r w:rsidRPr="00FC259D">
        <w:rPr>
          <w:i/>
          <w:sz w:val="22"/>
          <w:lang w:val="en-CA"/>
        </w:rPr>
        <w:t>( [</w:t>
      </w:r>
      <w:proofErr w:type="gramEnd"/>
      <w:r w:rsidRPr="00FC259D">
        <w:rPr>
          <w:i/>
          <w:sz w:val="22"/>
          <w:lang w:val="en-CA"/>
        </w:rPr>
        <w:t>Region Total] = 0 ; 0 ; [Amount] / [Region Total]</w:t>
      </w:r>
    </w:p>
    <w:p w14:paraId="5B882C03" w14:textId="77777777" w:rsidR="00FC259D" w:rsidRPr="00FC259D" w:rsidRDefault="00FC259D" w:rsidP="00FC259D">
      <w:pPr>
        <w:rPr>
          <w:sz w:val="22"/>
          <w:lang w:val="en-CA"/>
        </w:rPr>
      </w:pPr>
      <w:r w:rsidRPr="00FC259D">
        <w:rPr>
          <w:sz w:val="22"/>
          <w:lang w:val="en-CA"/>
        </w:rPr>
        <w:t>If you can use reference to other variables in a variable, limit the depth to a maximum of 2 levels in order to facilitate maintenance. Example:</w:t>
      </w:r>
    </w:p>
    <w:p w14:paraId="120D5392" w14:textId="77777777" w:rsidR="00FC259D" w:rsidRPr="00FC259D" w:rsidRDefault="00FC259D" w:rsidP="00FC259D">
      <w:pPr>
        <w:ind w:left="1440"/>
        <w:rPr>
          <w:i/>
          <w:sz w:val="22"/>
          <w:lang w:val="en-CA"/>
        </w:rPr>
      </w:pPr>
      <w:r w:rsidRPr="00FC259D">
        <w:rPr>
          <w:i/>
          <w:sz w:val="22"/>
          <w:lang w:val="en-CA"/>
        </w:rPr>
        <w:t>Variable A:</w:t>
      </w:r>
      <w:r w:rsidRPr="00FC259D">
        <w:rPr>
          <w:i/>
          <w:sz w:val="22"/>
          <w:lang w:val="en-CA"/>
        </w:rPr>
        <w:tab/>
      </w:r>
      <w:r w:rsidRPr="00FC259D">
        <w:rPr>
          <w:i/>
          <w:sz w:val="22"/>
          <w:lang w:val="en-CA"/>
        </w:rPr>
        <w:tab/>
      </w:r>
      <w:r w:rsidRPr="00FC259D">
        <w:rPr>
          <w:i/>
          <w:sz w:val="22"/>
          <w:lang w:val="en-CA"/>
        </w:rPr>
        <w:tab/>
        <w:t>[Query Object 1</w:t>
      </w:r>
      <w:proofErr w:type="gramStart"/>
      <w:r w:rsidRPr="00FC259D">
        <w:rPr>
          <w:i/>
          <w:sz w:val="22"/>
          <w:lang w:val="en-CA"/>
        </w:rPr>
        <w:t>]  -</w:t>
      </w:r>
      <w:proofErr w:type="gramEnd"/>
      <w:r w:rsidRPr="00FC259D">
        <w:rPr>
          <w:i/>
          <w:sz w:val="22"/>
          <w:lang w:val="en-CA"/>
        </w:rPr>
        <w:t xml:space="preserve"> [Query Object 2] </w:t>
      </w:r>
    </w:p>
    <w:p w14:paraId="244BD1C5" w14:textId="77777777" w:rsidR="00FC259D" w:rsidRPr="00FC259D" w:rsidRDefault="00FC259D" w:rsidP="00FC259D">
      <w:pPr>
        <w:ind w:left="720" w:firstLine="720"/>
        <w:rPr>
          <w:i/>
          <w:sz w:val="22"/>
          <w:lang w:val="en-CA"/>
        </w:rPr>
      </w:pPr>
      <w:r w:rsidRPr="00FC259D">
        <w:rPr>
          <w:i/>
          <w:sz w:val="22"/>
          <w:lang w:val="en-CA"/>
        </w:rPr>
        <w:t xml:space="preserve">Variable B (Level 1):     </w:t>
      </w:r>
      <w:r w:rsidRPr="00FC259D">
        <w:rPr>
          <w:i/>
          <w:sz w:val="22"/>
          <w:lang w:val="en-CA"/>
        </w:rPr>
        <w:tab/>
        <w:t>[A] / 1000</w:t>
      </w:r>
    </w:p>
    <w:p w14:paraId="0BBB4238" w14:textId="77777777" w:rsidR="00FC259D" w:rsidRPr="00FC259D" w:rsidRDefault="00FC259D" w:rsidP="00FC259D">
      <w:pPr>
        <w:ind w:left="720" w:firstLine="720"/>
        <w:rPr>
          <w:i/>
          <w:sz w:val="22"/>
          <w:lang w:val="en-CA"/>
        </w:rPr>
      </w:pPr>
      <w:r w:rsidRPr="00FC259D">
        <w:rPr>
          <w:i/>
          <w:sz w:val="22"/>
          <w:lang w:val="en-CA"/>
        </w:rPr>
        <w:t xml:space="preserve">Variable C (Level 2):   </w:t>
      </w:r>
      <w:r w:rsidRPr="00FC259D">
        <w:rPr>
          <w:i/>
          <w:sz w:val="22"/>
          <w:lang w:val="en-CA"/>
        </w:rPr>
        <w:tab/>
      </w:r>
      <w:r w:rsidRPr="00FC259D">
        <w:rPr>
          <w:i/>
          <w:sz w:val="22"/>
          <w:lang w:val="en-CA"/>
        </w:rPr>
        <w:tab/>
        <w:t>[B] + [D]</w:t>
      </w:r>
    </w:p>
    <w:p w14:paraId="29E8150B" w14:textId="77777777" w:rsidR="00FC259D" w:rsidRPr="00FC259D" w:rsidRDefault="00FC259D" w:rsidP="00FC259D">
      <w:pPr>
        <w:rPr>
          <w:sz w:val="22"/>
          <w:lang w:val="en-CA"/>
        </w:rPr>
      </w:pPr>
      <w:r w:rsidRPr="00FC259D">
        <w:rPr>
          <w:noProof/>
          <w:sz w:val="22"/>
          <w:lang w:val="en-CA" w:eastAsia="en-CA"/>
        </w:rPr>
        <w:drawing>
          <wp:anchor distT="0" distB="0" distL="114300" distR="114300" simplePos="0" relativeHeight="251727871" behindDoc="1" locked="0" layoutInCell="1" allowOverlap="1" wp14:anchorId="4900537A" wp14:editId="2C8F47F6">
            <wp:simplePos x="0" y="0"/>
            <wp:positionH relativeFrom="column">
              <wp:posOffset>3243580</wp:posOffset>
            </wp:positionH>
            <wp:positionV relativeFrom="paragraph">
              <wp:posOffset>36830</wp:posOffset>
            </wp:positionV>
            <wp:extent cx="3172460" cy="354965"/>
            <wp:effectExtent l="171450" t="171450" r="389890" b="368935"/>
            <wp:wrapTight wrapText="bothSides">
              <wp:wrapPolygon edited="0">
                <wp:start x="1427" y="-10433"/>
                <wp:lineTo x="-1167" y="-8114"/>
                <wp:lineTo x="-1167" y="26662"/>
                <wp:lineTo x="-908" y="30140"/>
                <wp:lineTo x="649" y="40572"/>
                <wp:lineTo x="778" y="42891"/>
                <wp:lineTo x="22179" y="42891"/>
                <wp:lineTo x="22309" y="40572"/>
                <wp:lineTo x="23865" y="30140"/>
                <wp:lineTo x="24125" y="4637"/>
                <wp:lineTo x="22309" y="-8114"/>
                <wp:lineTo x="21531" y="-10433"/>
                <wp:lineTo x="1427" y="-10433"/>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72460" cy="3549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FC259D">
        <w:rPr>
          <w:sz w:val="22"/>
          <w:lang w:val="en-CA"/>
        </w:rPr>
        <w:t>Embed images with “http://boimg” or standard http URLs to minimize the size of the reports.</w:t>
      </w:r>
    </w:p>
    <w:p w14:paraId="477C1166" w14:textId="77777777" w:rsidR="00FC259D" w:rsidRPr="00FC259D" w:rsidRDefault="00FC259D" w:rsidP="00FC259D">
      <w:pPr>
        <w:rPr>
          <w:sz w:val="32"/>
          <w:lang w:val="en-CA"/>
        </w:rPr>
      </w:pPr>
    </w:p>
    <w:p w14:paraId="7DB45E0D" w14:textId="77777777" w:rsidR="00FC259D" w:rsidRPr="00FC259D" w:rsidRDefault="00FC259D" w:rsidP="00FC259D">
      <w:pPr>
        <w:rPr>
          <w:sz w:val="22"/>
          <w:lang w:val="en-CA"/>
        </w:rPr>
      </w:pPr>
      <w:r w:rsidRPr="00FC259D">
        <w:rPr>
          <w:noProof/>
          <w:sz w:val="32"/>
          <w:lang w:val="en-CA" w:eastAsia="en-CA"/>
        </w:rPr>
        <w:drawing>
          <wp:anchor distT="0" distB="0" distL="114300" distR="114300" simplePos="0" relativeHeight="251726847" behindDoc="1" locked="0" layoutInCell="1" allowOverlap="1" wp14:anchorId="0FC87DA4" wp14:editId="1988A4D1">
            <wp:simplePos x="0" y="0"/>
            <wp:positionH relativeFrom="column">
              <wp:posOffset>3345815</wp:posOffset>
            </wp:positionH>
            <wp:positionV relativeFrom="paragraph">
              <wp:posOffset>81915</wp:posOffset>
            </wp:positionV>
            <wp:extent cx="2886075" cy="939800"/>
            <wp:effectExtent l="171450" t="171450" r="390525" b="355600"/>
            <wp:wrapTight wrapText="bothSides">
              <wp:wrapPolygon edited="0">
                <wp:start x="1568" y="-3941"/>
                <wp:lineTo x="-1283" y="-3065"/>
                <wp:lineTo x="-1283" y="23205"/>
                <wp:lineTo x="-855" y="25395"/>
                <wp:lineTo x="713" y="28459"/>
                <wp:lineTo x="855" y="29335"/>
                <wp:lineTo x="22242" y="29335"/>
                <wp:lineTo x="22384" y="28459"/>
                <wp:lineTo x="23952" y="25395"/>
                <wp:lineTo x="24238" y="17951"/>
                <wp:lineTo x="24380" y="1751"/>
                <wp:lineTo x="22384" y="-3065"/>
                <wp:lineTo x="21529" y="-3941"/>
                <wp:lineTo x="1568" y="-3941"/>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86075" cy="939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B891D6D" w14:textId="77777777" w:rsidR="00FC259D" w:rsidRPr="00FC259D" w:rsidRDefault="00FC259D" w:rsidP="00FC259D">
      <w:pPr>
        <w:rPr>
          <w:sz w:val="22"/>
          <w:lang w:val="en-CA"/>
        </w:rPr>
      </w:pPr>
      <w:r w:rsidRPr="00FC259D">
        <w:rPr>
          <w:sz w:val="22"/>
          <w:lang w:val="en-CA"/>
        </w:rPr>
        <w:t>Components must be aligned relatively to other components.</w:t>
      </w:r>
    </w:p>
    <w:p w14:paraId="263A8616" w14:textId="77777777" w:rsidR="00FC259D" w:rsidRPr="00FC259D" w:rsidRDefault="00FC259D" w:rsidP="00FC259D">
      <w:pPr>
        <w:spacing w:after="0" w:line="240" w:lineRule="auto"/>
        <w:rPr>
          <w:b/>
          <w:bCs/>
          <w:i/>
          <w:color w:val="001F5B"/>
          <w:sz w:val="22"/>
          <w:lang w:val="en-CA"/>
        </w:rPr>
      </w:pPr>
      <w:r w:rsidRPr="00FC259D">
        <w:rPr>
          <w:sz w:val="22"/>
        </w:rPr>
        <w:br w:type="page"/>
      </w:r>
    </w:p>
    <w:p w14:paraId="2E36C945" w14:textId="77777777" w:rsidR="00FC259D" w:rsidRPr="00FC259D" w:rsidRDefault="00FC259D" w:rsidP="00FC259D">
      <w:pPr>
        <w:pStyle w:val="Heading3"/>
      </w:pPr>
      <w:bookmarkStart w:id="92" w:name="_Toc488771452"/>
      <w:bookmarkStart w:id="93" w:name="_Toc8822669"/>
      <w:r>
        <w:lastRenderedPageBreak/>
        <w:t>4.3.2. Platform Integration</w:t>
      </w:r>
      <w:bookmarkEnd w:id="92"/>
      <w:bookmarkEnd w:id="93"/>
    </w:p>
    <w:p w14:paraId="06D4164A" w14:textId="77777777" w:rsidR="00FC259D" w:rsidRPr="00FC259D" w:rsidRDefault="00FC259D" w:rsidP="00FC259D">
      <w:pPr>
        <w:ind w:left="360"/>
        <w:rPr>
          <w:sz w:val="22"/>
        </w:rPr>
      </w:pPr>
      <w:r w:rsidRPr="00FC259D">
        <w:rPr>
          <w:noProof/>
          <w:sz w:val="18"/>
          <w:lang w:val="en-CA" w:eastAsia="en-CA"/>
        </w:rPr>
        <mc:AlternateContent>
          <mc:Choice Requires="wps">
            <w:drawing>
              <wp:anchor distT="0" distB="0" distL="114300" distR="114300" simplePos="0" relativeHeight="251728895" behindDoc="0" locked="0" layoutInCell="1" allowOverlap="1" wp14:anchorId="2A27AE29" wp14:editId="4F511244">
                <wp:simplePos x="0" y="0"/>
                <wp:positionH relativeFrom="margin">
                  <wp:posOffset>2870200</wp:posOffset>
                </wp:positionH>
                <wp:positionV relativeFrom="paragraph">
                  <wp:posOffset>527685</wp:posOffset>
                </wp:positionV>
                <wp:extent cx="390525" cy="190500"/>
                <wp:effectExtent l="38100" t="0" r="28575" b="57150"/>
                <wp:wrapNone/>
                <wp:docPr id="123" name="Straight Arrow Connector 123"/>
                <wp:cNvGraphicFramePr/>
                <a:graphic xmlns:a="http://schemas.openxmlformats.org/drawingml/2006/main">
                  <a:graphicData uri="http://schemas.microsoft.com/office/word/2010/wordprocessingShape">
                    <wps:wsp>
                      <wps:cNvCnPr/>
                      <wps:spPr>
                        <a:xfrm flipH="1">
                          <a:off x="0" y="0"/>
                          <a:ext cx="390525" cy="190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D5509" id="Straight Arrow Connector 123" o:spid="_x0000_s1026" type="#_x0000_t32" style="position:absolute;margin-left:226pt;margin-top:41.55pt;width:30.75pt;height:15pt;flip:x;z-index:2517288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" strokecolor="#5b9bd5 [3204]" strokeweight="1pt">
                <v:stroke endarrow="open" joinstyle="miter"/>
                <w10:wrap anchorx="margin"/>
              </v:shape>
            </w:pict>
          </mc:Fallback>
        </mc:AlternateContent>
      </w:r>
      <w:r w:rsidRPr="00FC259D">
        <w:rPr>
          <w:sz w:val="22"/>
        </w:rPr>
        <w:t>When modifying an existing report that has already been promoted, keep in mind that the unique identifier of the report has to be preserved in order to allow the promotion process to succeed. The “save” action will preserve it where as the “save as” action will create a new unique identifier.</w:t>
      </w:r>
    </w:p>
    <w:p w14:paraId="1167CD88" w14:textId="77777777" w:rsidR="00FC259D" w:rsidRPr="00FC259D" w:rsidRDefault="00FC259D" w:rsidP="00FC259D">
      <w:pPr>
        <w:ind w:left="360"/>
        <w:rPr>
          <w:sz w:val="24"/>
          <w:lang w:val="en-CA"/>
        </w:rPr>
      </w:pPr>
      <w:r w:rsidRPr="00FC259D">
        <w:rPr>
          <w:noProof/>
          <w:sz w:val="18"/>
          <w:lang w:val="en-CA" w:eastAsia="en-CA"/>
        </w:rPr>
        <w:drawing>
          <wp:inline distT="0" distB="0" distL="0" distR="0" wp14:anchorId="74369D75" wp14:editId="6E437AC7">
            <wp:extent cx="2615979" cy="25444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6" cstate="print"/>
                    <a:srcRect l="-1" t="59091" r="44215"/>
                    <a:stretch/>
                  </pic:blipFill>
                  <pic:spPr bwMode="auto">
                    <a:xfrm>
                      <a:off x="0" y="0"/>
                      <a:ext cx="2644078" cy="257175"/>
                    </a:xfrm>
                    <a:prstGeom prst="rect">
                      <a:avLst/>
                    </a:prstGeom>
                    <a:noFill/>
                    <a:ln>
                      <a:noFill/>
                    </a:ln>
                    <a:extLst>
                      <a:ext uri="{53640926-AAD7-44D8-BBD7-CCE9431645EC}">
                        <a14:shadowObscured xmlns:a14="http://schemas.microsoft.com/office/drawing/2010/main"/>
                      </a:ext>
                    </a:extLst>
                  </pic:spPr>
                </pic:pic>
              </a:graphicData>
            </a:graphic>
          </wp:inline>
        </w:drawing>
      </w:r>
    </w:p>
    <w:p w14:paraId="56449A2B" w14:textId="77777777" w:rsidR="00FC259D" w:rsidRPr="00FC259D" w:rsidRDefault="00FC259D" w:rsidP="00FC259D">
      <w:pPr>
        <w:ind w:left="360"/>
        <w:rPr>
          <w:sz w:val="22"/>
        </w:rPr>
      </w:pPr>
      <w:r w:rsidRPr="00FC259D">
        <w:rPr>
          <w:noProof/>
          <w:sz w:val="18"/>
          <w:lang w:val="en-CA" w:eastAsia="en-CA"/>
        </w:rPr>
        <mc:AlternateContent>
          <mc:Choice Requires="wpg">
            <w:drawing>
              <wp:anchor distT="0" distB="0" distL="114300" distR="114300" simplePos="0" relativeHeight="251725823" behindDoc="0" locked="0" layoutInCell="1" allowOverlap="1" wp14:anchorId="2DCA0613" wp14:editId="3A57E264">
                <wp:simplePos x="0" y="0"/>
                <wp:positionH relativeFrom="column">
                  <wp:posOffset>-569343</wp:posOffset>
                </wp:positionH>
                <wp:positionV relativeFrom="paragraph">
                  <wp:posOffset>898681</wp:posOffset>
                </wp:positionV>
                <wp:extent cx="6970143" cy="448462"/>
                <wp:effectExtent l="0" t="0" r="2540" b="27940"/>
                <wp:wrapNone/>
                <wp:docPr id="35" name="Group 35"/>
                <wp:cNvGraphicFramePr/>
                <a:graphic xmlns:a="http://schemas.openxmlformats.org/drawingml/2006/main">
                  <a:graphicData uri="http://schemas.microsoft.com/office/word/2010/wordprocessingGroup">
                    <wpg:wgp>
                      <wpg:cNvGrpSpPr/>
                      <wpg:grpSpPr>
                        <a:xfrm>
                          <a:off x="0" y="0"/>
                          <a:ext cx="6970143" cy="448462"/>
                          <a:chOff x="0" y="0"/>
                          <a:chExt cx="6970143" cy="448462"/>
                        </a:xfrm>
                      </wpg:grpSpPr>
                      <wpg:grpSp>
                        <wpg:cNvPr id="42" name="Group 42"/>
                        <wpg:cNvGrpSpPr/>
                        <wpg:grpSpPr>
                          <a:xfrm>
                            <a:off x="0" y="0"/>
                            <a:ext cx="6970143" cy="404399"/>
                            <a:chOff x="0" y="0"/>
                            <a:chExt cx="6970143" cy="404399"/>
                          </a:xfrm>
                        </wpg:grpSpPr>
                        <pic:pic xmlns:pic="http://schemas.openxmlformats.org/drawingml/2006/picture">
                          <pic:nvPicPr>
                            <pic:cNvPr id="46" name="Picture 46"/>
                            <pic:cNvPicPr>
                              <a:picLocks noChangeAspect="1"/>
                            </pic:cNvPicPr>
                          </pic:nvPicPr>
                          <pic:blipFill>
                            <a:blip r:embed="rId97" cstate="print"/>
                            <a:srcRect/>
                            <a:stretch>
                              <a:fillRect/>
                            </a:stretch>
                          </pic:blipFill>
                          <pic:spPr bwMode="auto">
                            <a:xfrm>
                              <a:off x="3338422" y="69011"/>
                              <a:ext cx="3631721" cy="319177"/>
                            </a:xfrm>
                            <a:prstGeom prst="rect">
                              <a:avLst/>
                            </a:prstGeom>
                            <a:noFill/>
                            <a:ln w="9525">
                              <a:noFill/>
                              <a:miter lim="800000"/>
                              <a:headEnd/>
                              <a:tailEnd/>
                            </a:ln>
                          </pic:spPr>
                        </pic:pic>
                        <pic:pic xmlns:pic="http://schemas.openxmlformats.org/drawingml/2006/picture">
                          <pic:nvPicPr>
                            <pic:cNvPr id="47" name="Picture 47"/>
                            <pic:cNvPicPr>
                              <a:picLocks noChangeAspect="1"/>
                            </pic:cNvPicPr>
                          </pic:nvPicPr>
                          <pic:blipFill>
                            <a:blip r:embed="rId98" cstate="print">
                              <a:extLst>
                                <a:ext uri="{28A0092B-C50C-407E-A947-70E740481C1C}">
                                  <a14:useLocalDpi xmlns:a14="http://schemas.microsoft.com/office/drawing/2010/main" val="0"/>
                                </a:ext>
                              </a:extLst>
                            </a:blip>
                            <a:srcRect b="502"/>
                            <a:stretch>
                              <a:fillRect/>
                            </a:stretch>
                          </pic:blipFill>
                          <pic:spPr bwMode="auto">
                            <a:xfrm>
                              <a:off x="0" y="0"/>
                              <a:ext cx="2898475" cy="379562"/>
                            </a:xfrm>
                            <a:prstGeom prst="rect">
                              <a:avLst/>
                            </a:prstGeom>
                            <a:noFill/>
                            <a:ln w="9525">
                              <a:noFill/>
                              <a:miter lim="800000"/>
                              <a:headEnd/>
                              <a:tailEnd/>
                            </a:ln>
                          </pic:spPr>
                        </pic:pic>
                        <wps:wsp>
                          <wps:cNvPr id="48" name="Right Arrow 48"/>
                          <wps:cNvSpPr>
                            <a:spLocks noChangeArrowheads="1"/>
                          </wps:cNvSpPr>
                          <wps:spPr bwMode="auto">
                            <a:xfrm>
                              <a:off x="2829464" y="86264"/>
                              <a:ext cx="414020" cy="318135"/>
                            </a:xfrm>
                            <a:prstGeom prst="rightArrow">
                              <a:avLst>
                                <a:gd name="adj1" fmla="val 50102"/>
                                <a:gd name="adj2" fmla="val 52496"/>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bodyPr rot="0" vert="horz" wrap="square" lIns="91440" tIns="45720" rIns="91440" bIns="45720" anchor="t" anchorCtr="0" upright="1">
                            <a:noAutofit/>
                          </wps:bodyPr>
                        </wps:wsp>
                      </wpg:grpSp>
                      <wps:wsp>
                        <wps:cNvPr id="64" name="Rectangle 64"/>
                        <wps:cNvSpPr>
                          <a:spLocks noChangeArrowheads="1"/>
                        </wps:cNvSpPr>
                        <wps:spPr bwMode="auto">
                          <a:xfrm>
                            <a:off x="4848045" y="86264"/>
                            <a:ext cx="920750" cy="318135"/>
                          </a:xfrm>
                          <a:prstGeom prst="rect">
                            <a:avLst/>
                          </a:prstGeom>
                          <a:noFill/>
                          <a:ln w="38100">
                            <a:solidFill>
                              <a:schemeClr val="accent6">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Rectangle 87"/>
                        <wps:cNvSpPr>
                          <a:spLocks noChangeArrowheads="1"/>
                        </wps:cNvSpPr>
                        <wps:spPr bwMode="auto">
                          <a:xfrm>
                            <a:off x="276015" y="189464"/>
                            <a:ext cx="232943" cy="258998"/>
                          </a:xfrm>
                          <a:prstGeom prst="rect">
                            <a:avLst/>
                          </a:prstGeom>
                          <a:noFill/>
                          <a:ln w="38100">
                            <a:solidFill>
                              <a:schemeClr val="accent6">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9CA3DE2" id="Group 35" o:spid="_x0000_s1026" style="position:absolute;margin-left:-44.85pt;margin-top:70.75pt;width:548.85pt;height:35.3pt;z-index:251725823;mso-height-relative:margin" coordsize="69701,4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">
                <v:group id="Group 42" o:spid="_x0000_s1027" style="position:absolute;width:69701;height:4043" coordsize="69701,4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Picture 46" o:spid="_x0000_s1028" type="#_x0000_t75" style="position:absolute;left:33384;top:690;width:36317;height:3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5WCfEAAAA2wAAAA8AAABkcnMvZG93bnJldi54bWxEj92KwjAUhO8XfIdwBG8WTZVdkWoUUQSF&#10;hcU/xLtjc2yLzUlpsrX79kYQvBxm5htmMmtMIWqqXG5ZQb8XgSBOrM45VXDYr7ojEM4jaywsk4J/&#10;cjCbtj4mGGt75y3VO5+KAGEXo4LM+zKW0iUZGXQ9WxIH72orgz7IKpW6wnuAm0IOomgoDeYcFjIs&#10;aZFRctv9GQX173HDp+0PmsvpvPHlev/5TUulOu1mPgbhqfHv8Ku91gq+hvD8En6An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5WCfEAAAA2wAAAA8AAAAAAAAAAAAAAAAA&#10;nwIAAGRycy9kb3ducmV2LnhtbFBLBQYAAAAABAAEAPcAAACQAwAAAAA=&#10;">
                    <v:imagedata r:id="rId99" o:title=""/>
                    <v:path arrowok="t"/>
                  </v:shape>
                  <v:shape id="Picture 47" o:spid="_x0000_s1029" type="#_x0000_t75" style="position:absolute;width:28984;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JQPDDAAAA2wAAAA8AAABkcnMvZG93bnJldi54bWxEj0FrwkAUhO+F/oflCd6ajVZqiK5ShEoK&#10;Xhp76PGRfSbB7Nuwu8b477uC4HGYmW+Y9XY0nRjI+dayglmSgiCurG65VvB7/HrLQPiArLGzTApu&#10;5GG7eX1ZY67tlX9oKEMtIoR9jgqaEPpcSl81ZNAntieO3sk6gyFKV0vt8BrhppPzNP2QBluOCw32&#10;tGuoOpcXo2CsD/u9a//Sbn4q3oeyyA72O1NqOhk/VyACjeEZfrQLrWCxhPuX+APk5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UlA8MMAAADbAAAADwAAAAAAAAAAAAAAAACf&#10;AgAAZHJzL2Rvd25yZXYueG1sUEsFBgAAAAAEAAQA9wAAAI8DAAAAAA==&#10;">
                    <v:imagedata r:id="rId100" o:title="" cropbottom="329f"/>
                    <v:path arrowok="t"/>
                  </v:shape>
                  <v:shape id="Right Arrow 48" o:spid="_x0000_s1030" type="#_x0000_t13" style="position:absolute;left:28294;top:862;width:4140;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kZSMIA&#10;AADbAAAADwAAAGRycy9kb3ducmV2LnhtbERPz2vCMBS+D/Y/hCfsNlPHkFqNIhuDHXZZp6i3Z/Ns&#10;i81Ll2Sm/vfmMPD48f1erAbTiQs531pWMBlnIIgrq1uuFWx+Pp5zED4ga+wsk4IreVgtHx8WWGgb&#10;+ZsuZahFCmFfoIImhL6Q0lcNGfRj2xMn7mSdwZCgq6V2GFO46eRLlk2lwZZTQ4M9vTVUncs/o2AW&#10;y31+cNsufr1vZrvfYxlze1XqaTSs5yACDeEu/nd/agWvaWz6kn6A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yRlIwgAAANsAAAAPAAAAAAAAAAAAAAAAAJgCAABkcnMvZG93&#10;bnJldi54bWxQSwUGAAAAAAQABAD1AAAAhwMAAAAA&#10;" adj="12887,5389" fillcolor="#a8d08d [1945]" strokecolor="#70ad47 [3209]" strokeweight="1pt">
                    <v:fill color2="#70ad47 [3209]" focus="50%" type="gradient"/>
                    <v:shadow on="t" color="#375623 [1609]" offset="1pt"/>
                  </v:shape>
                </v:group>
                <v:rect id="Rectangle 64" o:spid="_x0000_s1031" style="position:absolute;left:48480;top:862;width:920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tjsQA&#10;AADbAAAADwAAAGRycy9kb3ducmV2LnhtbESPQWvCQBSE74X+h+UVvNVNRUJJ3QQrCFrwYPTS2+vu&#10;axLMvo3ZVZN/3xWEHoeZ+YZZFINtxZV63zhW8DZNQBBrZxquFBwP69d3ED4gG2wdk4KRPBT589MC&#10;M+NuvKdrGSoRIewzVFCH0GVSel2TRT91HXH0fl1vMUTZV9L0eItw28pZkqTSYsNxocaOVjXpU3mx&#10;Cr4/ddhq+zV252My0Loc091PqdTkZVh+gAg0hP/wo70xCtI53L/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BrY7EAAAA2wAAAA8AAAAAAAAAAAAAAAAAmAIAAGRycy9k&#10;b3ducmV2LnhtbFBLBQYAAAAABAAEAPUAAACJAwAAAAA=&#10;" filled="f" strokecolor="#538135 [2409]" strokeweight="3pt"/>
                <v:rect id="Rectangle 87" o:spid="_x0000_s1032" style="position:absolute;left:2760;top:1894;width:232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A8MA&#10;AADbAAAADwAAAGRycy9kb3ducmV2LnhtbESPQYvCMBSE7wv+h/AEb2vqHlypRlFBUGEPdr3s7Zk8&#10;22Lz0m2itv/eCILHYWa+YWaL1lbiRo0vHSsYDRMQxNqZknMFx9/N5wSED8gGK8ekoCMPi3nvY4ap&#10;cXc+0C0LuYgQ9ikqKEKoUym9LsiiH7qaOHpn11gMUTa5NA3eI9xW8itJxtJiyXGhwJrWBelLdrUK&#10;/lY67LTdd/X/MWlpk3Xjn1Om1KDfLqcgArXhHX61t0bB5BueX+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VA8MAAADbAAAADwAAAAAAAAAAAAAAAACYAgAAZHJzL2Rv&#10;d25yZXYueG1sUEsFBgAAAAAEAAQA9QAAAIgDAAAAAA==&#10;" filled="f" strokecolor="#538135 [2409]" strokeweight="3pt"/>
              </v:group>
            </w:pict>
          </mc:Fallback>
        </mc:AlternateContent>
      </w:r>
      <w:r w:rsidRPr="00FC259D">
        <w:rPr>
          <w:sz w:val="22"/>
        </w:rPr>
        <w:t xml:space="preserve">Use a relative path when using a link to another document of the platform (i.e. OpenDocument). </w:t>
      </w:r>
      <w:r w:rsidRPr="00FC259D">
        <w:rPr>
          <w:sz w:val="22"/>
        </w:rPr>
        <w:br/>
        <w:t>Do not specify the web s</w:t>
      </w:r>
      <w:r>
        <w:rPr>
          <w:sz w:val="22"/>
        </w:rPr>
        <w:t>erver name (complete URL path).</w:t>
      </w:r>
    </w:p>
    <w:p w14:paraId="20DB5391" w14:textId="77777777" w:rsidR="00FC259D" w:rsidRPr="00FC259D" w:rsidRDefault="00FC259D" w:rsidP="00FC259D">
      <w:pPr>
        <w:rPr>
          <w:sz w:val="18"/>
          <w:lang w:val="en-CA"/>
        </w:rPr>
      </w:pPr>
    </w:p>
    <w:p w14:paraId="1921A364" w14:textId="77777777" w:rsidR="00FC259D" w:rsidRDefault="00FC259D" w:rsidP="00FC259D">
      <w:pPr>
        <w:rPr>
          <w:lang w:val="en-CA"/>
        </w:rPr>
      </w:pPr>
      <w:r w:rsidRPr="005247D2">
        <w:rPr>
          <w:lang w:val="en-CA"/>
        </w:rPr>
        <w:t xml:space="preserve"> </w:t>
      </w:r>
    </w:p>
    <w:p w14:paraId="3A85F245" w14:textId="77777777" w:rsidR="00FC259D" w:rsidRPr="00FC259D" w:rsidRDefault="00FC259D" w:rsidP="00FC259D">
      <w:pPr>
        <w:spacing w:after="0" w:line="240" w:lineRule="auto"/>
        <w:rPr>
          <w:lang w:val="en-CA"/>
        </w:rPr>
      </w:pPr>
      <w:r>
        <w:rPr>
          <w:lang w:val="en-CA"/>
        </w:rPr>
        <w:br w:type="page"/>
      </w:r>
    </w:p>
    <w:p w14:paraId="3FAC0AB9" w14:textId="77777777" w:rsidR="00FC259D" w:rsidRPr="00FC259D" w:rsidRDefault="00FC259D" w:rsidP="00FC259D">
      <w:pPr>
        <w:pStyle w:val="Heading2"/>
        <w:rPr>
          <w:lang w:val="en-CA"/>
        </w:rPr>
      </w:pPr>
      <w:bookmarkStart w:id="94" w:name="_Toc488771453"/>
      <w:bookmarkStart w:id="95" w:name="_Toc8822670"/>
      <w:r>
        <w:rPr>
          <w:lang w:val="en-CA"/>
        </w:rPr>
        <w:lastRenderedPageBreak/>
        <w:t xml:space="preserve">4.4. </w:t>
      </w:r>
      <w:r w:rsidRPr="00FC259D">
        <w:rPr>
          <w:lang w:val="en-CA"/>
        </w:rPr>
        <w:t>Ensuring Best Practices Have Been Implemented</w:t>
      </w:r>
      <w:bookmarkEnd w:id="94"/>
      <w:bookmarkEnd w:id="95"/>
    </w:p>
    <w:p w14:paraId="462423E3" w14:textId="77777777" w:rsidR="00FC259D" w:rsidRPr="00FC259D" w:rsidRDefault="00FC259D" w:rsidP="00FC259D">
      <w:pPr>
        <w:pStyle w:val="Heading3"/>
        <w:rPr>
          <w:rFonts w:eastAsia="Times"/>
        </w:rPr>
      </w:pPr>
      <w:bookmarkStart w:id="96" w:name="_Toc8822671"/>
      <w:r>
        <w:rPr>
          <w:rFonts w:eastAsia="Times"/>
        </w:rPr>
        <w:t xml:space="preserve">4.4.1. </w:t>
      </w:r>
      <w:r w:rsidRPr="00FC259D">
        <w:rPr>
          <w:rFonts w:eastAsia="Times"/>
        </w:rPr>
        <w:t>Best Practices Checklist</w:t>
      </w:r>
      <w:bookmarkEnd w:id="96"/>
    </w:p>
    <w:p w14:paraId="73819CA5" w14:textId="77777777" w:rsidR="00FC259D" w:rsidRDefault="00FC259D" w:rsidP="00FC259D">
      <w:pPr>
        <w:spacing w:before="120" w:after="120"/>
        <w:jc w:val="both"/>
        <w:rPr>
          <w:rFonts w:eastAsia="Times" w:cs="Arial"/>
          <w:sz w:val="22"/>
          <w:lang w:val="en-CA"/>
        </w:rPr>
      </w:pPr>
      <w:r w:rsidRPr="00FC259D">
        <w:rPr>
          <w:rFonts w:eastAsia="Times" w:cs="Arial"/>
          <w:sz w:val="22"/>
          <w:lang w:val="en-CA"/>
        </w:rPr>
        <w:t xml:space="preserve">Once the report has been designed, a checklist is used to ensure all document elements have been identified and implemented. The following checklist is available for use and can be easily printed or saved at the author’s discretion.  </w:t>
      </w:r>
    </w:p>
    <w:p w14:paraId="52E727E5" w14:textId="77777777" w:rsidR="008F63E3" w:rsidRDefault="008F63E3" w:rsidP="00FC259D">
      <w:pPr>
        <w:spacing w:before="120" w:after="120"/>
        <w:jc w:val="both"/>
        <w:rPr>
          <w:rFonts w:eastAsia="Times" w:cs="Arial"/>
          <w:sz w:val="22"/>
          <w:lang w:val="en-CA"/>
        </w:rPr>
      </w:pPr>
    </w:p>
    <w:p w14:paraId="08F26C96" w14:textId="1AC5A81A" w:rsidR="008F63E3" w:rsidRPr="0017771B" w:rsidRDefault="008F63E3" w:rsidP="00FC259D">
      <w:pPr>
        <w:spacing w:before="120" w:after="120"/>
        <w:jc w:val="both"/>
        <w:rPr>
          <w:rFonts w:eastAsia="Times" w:cs="Arial"/>
          <w:sz w:val="22"/>
        </w:rPr>
      </w:pPr>
      <w:r>
        <w:rPr>
          <w:rFonts w:eastAsia="Times" w:cs="Arial"/>
          <w:sz w:val="22"/>
        </w:rPr>
        <w:t xml:space="preserve">The checklist can be found </w:t>
      </w:r>
      <w:hyperlink r:id="rId101" w:history="1">
        <w:r w:rsidRPr="008F63E3">
          <w:rPr>
            <w:rStyle w:val="Hyperlink"/>
            <w:rFonts w:eastAsia="Times" w:cs="Arial"/>
            <w:sz w:val="22"/>
          </w:rPr>
          <w:t>her</w:t>
        </w:r>
        <w:r w:rsidRPr="008F63E3">
          <w:rPr>
            <w:rStyle w:val="Hyperlink"/>
            <w:rFonts w:eastAsia="Times" w:cs="Arial"/>
            <w:sz w:val="22"/>
          </w:rPr>
          <w:t>e</w:t>
        </w:r>
      </w:hyperlink>
      <w:r>
        <w:rPr>
          <w:rFonts w:eastAsia="Times" w:cs="Arial"/>
          <w:sz w:val="22"/>
        </w:rPr>
        <w:t xml:space="preserve">. </w:t>
      </w:r>
    </w:p>
    <w:p w14:paraId="4E635655" w14:textId="77777777" w:rsidR="00FC259D" w:rsidRPr="00FC259D" w:rsidRDefault="00FC259D" w:rsidP="00FC259D">
      <w:pPr>
        <w:spacing w:before="120" w:after="120"/>
        <w:jc w:val="both"/>
        <w:rPr>
          <w:rFonts w:ascii="Calibri" w:eastAsia="Times" w:hAnsi="Calibri" w:cs="Arial"/>
          <w:sz w:val="24"/>
          <w:lang w:val="en-CA"/>
        </w:rPr>
      </w:pPr>
    </w:p>
    <w:p w14:paraId="4EDAC9FE" w14:textId="77777777" w:rsidR="00FC259D" w:rsidRPr="00FC259D" w:rsidRDefault="00FC259D" w:rsidP="00FC259D">
      <w:pPr>
        <w:spacing w:before="120" w:after="120"/>
        <w:jc w:val="both"/>
        <w:rPr>
          <w:rFonts w:ascii="Calibri" w:eastAsia="Times" w:hAnsi="Calibri" w:cs="Arial"/>
          <w:sz w:val="24"/>
          <w:lang w:val="en-CA"/>
        </w:rPr>
      </w:pPr>
      <w:r w:rsidRPr="00FC259D">
        <w:rPr>
          <w:rFonts w:ascii="Calibri" w:eastAsia="Times" w:hAnsi="Calibri" w:cs="Arial"/>
          <w:noProof/>
          <w:sz w:val="24"/>
          <w:lang w:val="en-CA" w:eastAsia="en-CA"/>
        </w:rPr>
        <w:drawing>
          <wp:inline distT="0" distB="0" distL="0" distR="0" wp14:anchorId="5894E7D9" wp14:editId="638F61A5">
            <wp:extent cx="5943600" cy="4015105"/>
            <wp:effectExtent l="152400" t="152400" r="361950" b="3663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4015105"/>
                    </a:xfrm>
                    <a:prstGeom prst="rect">
                      <a:avLst/>
                    </a:prstGeom>
                    <a:effectLst>
                      <a:outerShdw blurRad="292100" dist="139700" dir="2700000" algn="ctr" rotWithShape="0">
                        <a:srgbClr val="000000">
                          <a:alpha val="65000"/>
                        </a:srgbClr>
                      </a:outerShdw>
                    </a:effectLst>
                  </pic:spPr>
                </pic:pic>
              </a:graphicData>
            </a:graphic>
          </wp:inline>
        </w:drawing>
      </w:r>
    </w:p>
    <w:p w14:paraId="3A84078A" w14:textId="77777777" w:rsidR="00FC259D" w:rsidRDefault="00FC259D" w:rsidP="00FC259D">
      <w:pPr>
        <w:spacing w:after="0" w:line="240" w:lineRule="auto"/>
        <w:rPr>
          <w:rFonts w:ascii="Calibri" w:eastAsia="Times" w:hAnsi="Calibri" w:cs="Arial"/>
          <w:sz w:val="24"/>
          <w:lang w:val="en-CA"/>
        </w:rPr>
      </w:pPr>
      <w:r w:rsidRPr="00FC259D">
        <w:rPr>
          <w:rFonts w:ascii="Calibri" w:eastAsia="Times" w:hAnsi="Calibri" w:cs="Arial"/>
          <w:sz w:val="24"/>
          <w:lang w:val="en-CA"/>
        </w:rPr>
        <w:br w:type="page"/>
      </w:r>
    </w:p>
    <w:p w14:paraId="7622130B" w14:textId="77777777" w:rsidR="00FC259D" w:rsidRDefault="00FC259D" w:rsidP="00FC259D">
      <w:pPr>
        <w:pStyle w:val="Heading1"/>
      </w:pPr>
      <w:bookmarkStart w:id="97" w:name="_Toc482174254"/>
      <w:bookmarkStart w:id="98" w:name="_Toc488771454"/>
      <w:bookmarkStart w:id="99" w:name="_Toc8822672"/>
      <w:r>
        <w:lastRenderedPageBreak/>
        <w:t>Appendix – References</w:t>
      </w:r>
      <w:bookmarkEnd w:id="97"/>
      <w:bookmarkEnd w:id="98"/>
      <w:bookmarkEnd w:id="99"/>
    </w:p>
    <w:p w14:paraId="14418C01" w14:textId="77777777" w:rsidR="00FC259D" w:rsidRPr="00FC259D" w:rsidRDefault="00FC259D" w:rsidP="00FC259D">
      <w:pPr>
        <w:rPr>
          <w:sz w:val="22"/>
        </w:rPr>
      </w:pPr>
    </w:p>
    <w:p w14:paraId="31A4B158" w14:textId="77777777" w:rsidR="00FC259D" w:rsidRPr="00FC259D" w:rsidRDefault="003B3BF0" w:rsidP="00FC259D">
      <w:pPr>
        <w:rPr>
          <w:sz w:val="22"/>
          <w:lang w:val="en-CA"/>
        </w:rPr>
      </w:pPr>
      <w:hyperlink r:id="rId103" w:history="1">
        <w:r w:rsidR="00FC259D" w:rsidRPr="00FC259D">
          <w:rPr>
            <w:rStyle w:val="Hyperlink"/>
            <w:sz w:val="22"/>
            <w:lang w:val="en-CA"/>
          </w:rPr>
          <w:t>Perceptual Edge</w:t>
        </w:r>
      </w:hyperlink>
    </w:p>
    <w:p w14:paraId="1634528A" w14:textId="77777777" w:rsidR="00FC259D" w:rsidRPr="00FC259D" w:rsidRDefault="00FC259D" w:rsidP="00FC259D">
      <w:pPr>
        <w:rPr>
          <w:sz w:val="22"/>
          <w:lang w:val="en-CA"/>
        </w:rPr>
      </w:pPr>
      <w:r w:rsidRPr="00FC259D">
        <w:rPr>
          <w:sz w:val="22"/>
          <w:lang w:val="en-CA"/>
        </w:rPr>
        <w:t>Organization founded by Stephen Few, focusing on the tools and techniques of visual business intelligence to help you make better use of your valuable information assets.</w:t>
      </w:r>
    </w:p>
    <w:p w14:paraId="704F3C3D" w14:textId="77777777" w:rsidR="00FC259D" w:rsidRPr="00FC259D" w:rsidRDefault="003B3BF0" w:rsidP="00FC259D">
      <w:pPr>
        <w:rPr>
          <w:sz w:val="22"/>
          <w:lang w:val="en-CA"/>
        </w:rPr>
      </w:pPr>
      <w:hyperlink r:id="rId104" w:history="1">
        <w:r w:rsidR="00FC259D" w:rsidRPr="00FC259D">
          <w:rPr>
            <w:rStyle w:val="Hyperlink"/>
            <w:sz w:val="22"/>
            <w:lang w:val="en-CA"/>
          </w:rPr>
          <w:t>Data Visualization Catalog</w:t>
        </w:r>
      </w:hyperlink>
    </w:p>
    <w:p w14:paraId="2AC6F4A3" w14:textId="77777777" w:rsidR="00FC259D" w:rsidRPr="00FC259D" w:rsidRDefault="00FC259D" w:rsidP="00FC259D">
      <w:pPr>
        <w:rPr>
          <w:sz w:val="22"/>
          <w:lang w:val="en-CA"/>
        </w:rPr>
      </w:pPr>
      <w:r w:rsidRPr="00FC259D">
        <w:rPr>
          <w:sz w:val="22"/>
          <w:lang w:val="en-CA"/>
        </w:rPr>
        <w:t>Reference library of different information visualisation types</w:t>
      </w:r>
    </w:p>
    <w:p w14:paraId="2DA3CA16" w14:textId="77777777" w:rsidR="00FC259D" w:rsidRPr="00FC259D" w:rsidRDefault="003B3BF0" w:rsidP="00FC259D">
      <w:pPr>
        <w:rPr>
          <w:sz w:val="22"/>
          <w:lang w:val="en-CA"/>
        </w:rPr>
      </w:pPr>
      <w:hyperlink r:id="rId105" w:history="1">
        <w:r w:rsidR="00FC259D" w:rsidRPr="00FC259D">
          <w:rPr>
            <w:rStyle w:val="Hyperlink"/>
            <w:sz w:val="22"/>
            <w:lang w:val="en-CA"/>
          </w:rPr>
          <w:t xml:space="preserve">The Work of Edward </w:t>
        </w:r>
        <w:proofErr w:type="spellStart"/>
        <w:r w:rsidR="00FC259D" w:rsidRPr="00FC259D">
          <w:rPr>
            <w:rStyle w:val="Hyperlink"/>
            <w:sz w:val="22"/>
            <w:lang w:val="en-CA"/>
          </w:rPr>
          <w:t>Tufte</w:t>
        </w:r>
        <w:proofErr w:type="spellEnd"/>
      </w:hyperlink>
      <w:r w:rsidR="00FC259D" w:rsidRPr="00FC259D">
        <w:rPr>
          <w:sz w:val="22"/>
          <w:lang w:val="en-CA"/>
        </w:rPr>
        <w:t xml:space="preserve"> </w:t>
      </w:r>
    </w:p>
    <w:p w14:paraId="7F8C82A8" w14:textId="77777777" w:rsidR="00FC259D" w:rsidRPr="00FC259D" w:rsidRDefault="00FC259D" w:rsidP="00FC259D">
      <w:pPr>
        <w:rPr>
          <w:sz w:val="22"/>
          <w:lang w:val="en-CA"/>
        </w:rPr>
      </w:pPr>
      <w:r w:rsidRPr="00FC259D">
        <w:rPr>
          <w:sz w:val="22"/>
          <w:lang w:val="en-CA"/>
        </w:rPr>
        <w:t xml:space="preserve">Edward </w:t>
      </w:r>
      <w:proofErr w:type="spellStart"/>
      <w:r w:rsidRPr="00FC259D">
        <w:rPr>
          <w:sz w:val="22"/>
          <w:lang w:val="en-CA"/>
        </w:rPr>
        <w:t>Tufte</w:t>
      </w:r>
      <w:proofErr w:type="spellEnd"/>
      <w:r w:rsidRPr="00FC259D">
        <w:rPr>
          <w:sz w:val="22"/>
          <w:lang w:val="en-CA"/>
        </w:rPr>
        <w:t xml:space="preserve"> is a statistician and artist, and Professor Emeritus of Political Science, Statistics, and Computer Science at Yale University. He wrote, designed, and self-published 4 classic books on data visualization.</w:t>
      </w:r>
    </w:p>
    <w:p w14:paraId="4C7D70F9" w14:textId="77777777" w:rsidR="00FC259D" w:rsidRPr="00FC259D" w:rsidRDefault="003B3BF0" w:rsidP="00FC259D">
      <w:pPr>
        <w:rPr>
          <w:sz w:val="22"/>
          <w:lang w:val="en-CA"/>
        </w:rPr>
      </w:pPr>
      <w:hyperlink r:id="rId106" w:history="1">
        <w:r w:rsidR="00FC259D" w:rsidRPr="00FC259D">
          <w:rPr>
            <w:rStyle w:val="Hyperlink"/>
            <w:sz w:val="22"/>
            <w:lang w:val="en-CA"/>
          </w:rPr>
          <w:t>IBCS – International Business Communication Standards</w:t>
        </w:r>
      </w:hyperlink>
    </w:p>
    <w:p w14:paraId="0363E9BC" w14:textId="77777777" w:rsidR="00FC259D" w:rsidRPr="00FC259D" w:rsidRDefault="00FC259D" w:rsidP="00FC259D">
      <w:pPr>
        <w:rPr>
          <w:sz w:val="22"/>
          <w:lang w:val="en-CA"/>
        </w:rPr>
      </w:pPr>
      <w:r w:rsidRPr="00FC259D">
        <w:rPr>
          <w:sz w:val="22"/>
          <w:lang w:val="en-CA"/>
        </w:rPr>
        <w:t>HICHERT+FAISST website, HICHERT+FAISST serves as the IBCS® Institute, hosting the IBCS® project, giving IBCS® trainings, acting as the IBCS® certification body, and providing educational material on IBCS®.</w:t>
      </w:r>
    </w:p>
    <w:p w14:paraId="2B0A8CA4" w14:textId="77777777" w:rsidR="00FC259D" w:rsidRPr="00FC259D" w:rsidRDefault="00FC259D" w:rsidP="00FC259D">
      <w:pPr>
        <w:spacing w:after="0" w:line="240" w:lineRule="auto"/>
        <w:rPr>
          <w:rFonts w:ascii="Calibri" w:eastAsia="Times" w:hAnsi="Calibri" w:cs="Arial"/>
          <w:sz w:val="24"/>
          <w:lang w:val="en-CA"/>
        </w:rPr>
      </w:pPr>
    </w:p>
    <w:p w14:paraId="4EC24406" w14:textId="297DB825" w:rsidR="00FC259D" w:rsidRPr="00FC259D" w:rsidRDefault="0017771B" w:rsidP="00FC259D">
      <w:pPr>
        <w:rPr>
          <w:rFonts w:cs="Arial"/>
          <w:sz w:val="22"/>
          <w:szCs w:val="22"/>
          <w:lang w:val="en-CA"/>
        </w:rPr>
      </w:pPr>
      <w:r>
        <w:rPr>
          <w:rFonts w:cs="Arial"/>
          <w:noProof/>
          <w:sz w:val="22"/>
          <w:szCs w:val="22"/>
          <w:lang w:val="en-CA" w:eastAsia="en-CA"/>
        </w:rPr>
        <mc:AlternateContent>
          <mc:Choice Requires="wps">
            <w:drawing>
              <wp:anchor distT="0" distB="0" distL="114300" distR="114300" simplePos="0" relativeHeight="251765759" behindDoc="0" locked="0" layoutInCell="1" allowOverlap="1" wp14:anchorId="570E3BB5" wp14:editId="30440FD9">
                <wp:simplePos x="0" y="0"/>
                <wp:positionH relativeFrom="column">
                  <wp:posOffset>-221154</wp:posOffset>
                </wp:positionH>
                <wp:positionV relativeFrom="paragraph">
                  <wp:posOffset>4004252</wp:posOffset>
                </wp:positionV>
                <wp:extent cx="5105400" cy="270163"/>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5105400" cy="2701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222B3" w14:textId="5BB5C11B" w:rsidR="0017771B" w:rsidRPr="0017771B" w:rsidRDefault="0017771B">
                            <w:pPr>
                              <w:rPr>
                                <w:i/>
                                <w:lang w:val="en-CA"/>
                              </w:rPr>
                            </w:pPr>
                            <w:r w:rsidRPr="0017771B">
                              <w:rPr>
                                <w:i/>
                                <w:lang w:val="en-CA"/>
                              </w:rPr>
                              <w:t xml:space="preserve">With thanks to the Royal Canadian Navy for developing &amp; researching these standards.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E3BB5" id="Text Box 176" o:spid="_x0000_s1048" type="#_x0000_t202" style="position:absolute;margin-left:-17.4pt;margin-top:315.3pt;width:402pt;height:21.25pt;z-index:251765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" filled="f" stroked="f" strokeweight=".5pt">
                <v:textbox>
                  <w:txbxContent>
                    <w:p w14:paraId="483222B3" w14:textId="5BB5C11B" w:rsidR="0017771B" w:rsidRPr="0017771B" w:rsidRDefault="0017771B">
                      <w:pPr>
                        <w:rPr>
                          <w:i/>
                          <w:lang w:val="en-CA"/>
                        </w:rPr>
                      </w:pPr>
                      <w:r w:rsidRPr="0017771B">
                        <w:rPr>
                          <w:i/>
                          <w:lang w:val="en-CA"/>
                        </w:rPr>
                        <w:t xml:space="preserve">With thanks to the Royal Canadian Navy for developing &amp; researching these standards. </w:t>
                      </w:r>
                    </w:p>
                  </w:txbxContent>
                </v:textbox>
              </v:shape>
            </w:pict>
          </mc:Fallback>
        </mc:AlternateContent>
      </w:r>
    </w:p>
    <w:sectPr w:rsidR="00FC259D" w:rsidRPr="00FC259D" w:rsidSect="0017771B">
      <w:footerReference w:type="first" r:id="rId107"/>
      <w:pgSz w:w="12240" w:h="15840"/>
      <w:pgMar w:top="2268" w:right="1134" w:bottom="1418" w:left="1134" w:header="11" w:footer="418" w:gutter="0"/>
      <w:cols w:space="567"/>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F9F96A" w14:textId="77777777" w:rsidR="003B3BF0" w:rsidRDefault="003B3BF0" w:rsidP="00D3596C">
      <w:r>
        <w:separator/>
      </w:r>
    </w:p>
    <w:p w14:paraId="52E21E8A" w14:textId="77777777" w:rsidR="003B3BF0" w:rsidRDefault="003B3BF0" w:rsidP="00D3596C"/>
  </w:endnote>
  <w:endnote w:type="continuationSeparator" w:id="0">
    <w:p w14:paraId="57392E32" w14:textId="77777777" w:rsidR="003B3BF0" w:rsidRDefault="003B3BF0" w:rsidP="00D3596C">
      <w:r>
        <w:continuationSeparator/>
      </w:r>
    </w:p>
    <w:p w14:paraId="47AE1772" w14:textId="77777777" w:rsidR="003B3BF0" w:rsidRDefault="003B3BF0" w:rsidP="00D359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imesNewRomanPS">
    <w:altName w:val="Times New Roman"/>
    <w:charset w:val="00"/>
    <w:family w:val="auto"/>
    <w:pitch w:val="variable"/>
    <w:sig w:usb0="03000000"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ato">
    <w:altName w:val="Lato"/>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D04E1" w14:textId="77777777" w:rsidR="003B3BF0" w:rsidRPr="00D13611" w:rsidRDefault="003B3BF0" w:rsidP="00D3596C">
    <w:pPr>
      <w:pStyle w:val="Footer"/>
      <w:rPr>
        <w:noProof/>
      </w:rPr>
    </w:pPr>
    <w:r>
      <w:fldChar w:fldCharType="begin"/>
    </w:r>
    <w:r>
      <w:instrText xml:space="preserve"> PAGE   \* MERGEFORMAT </w:instrText>
    </w:r>
    <w:r>
      <w:fldChar w:fldCharType="separate"/>
    </w:r>
    <w:r w:rsidR="005703B2">
      <w:rPr>
        <w:noProof/>
      </w:rPr>
      <w:t>21</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BD5F6" w14:textId="77777777" w:rsidR="003B3BF0" w:rsidRPr="00E43880" w:rsidRDefault="003B3BF0" w:rsidP="00E43880">
    <w:pPr>
      <w:pStyle w:val="Footer"/>
    </w:pPr>
    <w:r>
      <w:rPr>
        <w:noProof/>
        <w:lang w:val="en-CA" w:eastAsia="en-CA"/>
      </w:rPr>
      <mc:AlternateContent>
        <mc:Choice Requires="wps">
          <w:drawing>
            <wp:anchor distT="0" distB="0" distL="114300" distR="114300" simplePos="0" relativeHeight="251671040" behindDoc="0" locked="0" layoutInCell="1" allowOverlap="1" wp14:anchorId="5649968C" wp14:editId="60215877">
              <wp:simplePos x="0" y="0"/>
              <wp:positionH relativeFrom="margin">
                <wp:align>center</wp:align>
              </wp:positionH>
              <wp:positionV relativeFrom="page">
                <wp:posOffset>7554595</wp:posOffset>
              </wp:positionV>
              <wp:extent cx="7306056" cy="1481328"/>
              <wp:effectExtent l="19050" t="19050" r="28575" b="24130"/>
              <wp:wrapNone/>
              <wp:docPr id="22" name="Rectangle 22"/>
              <wp:cNvGraphicFramePr/>
              <a:graphic xmlns:a="http://schemas.openxmlformats.org/drawingml/2006/main">
                <a:graphicData uri="http://schemas.microsoft.com/office/word/2010/wordprocessingShape">
                  <wps:wsp>
                    <wps:cNvSpPr/>
                    <wps:spPr>
                      <a:xfrm>
                        <a:off x="0" y="0"/>
                        <a:ext cx="7306056" cy="1481328"/>
                      </a:xfrm>
                      <a:prstGeom prst="rect">
                        <a:avLst/>
                      </a:prstGeom>
                      <a:solidFill>
                        <a:srgbClr val="BFBEBF"/>
                      </a:solidFill>
                      <a:ln w="349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67472" id="Rectangle 22" o:spid="_x0000_s1026" style="position:absolute;margin-left:0;margin-top:594.85pt;width:575.3pt;height:116.65pt;z-index:2516710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" fillcolor="#bfbebf" strokecolor="white [3212]" strokeweight="2.75pt">
              <w10:wrap anchorx="margin"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2C894" w14:textId="77777777" w:rsidR="003B3BF0" w:rsidRPr="00E43880" w:rsidRDefault="003B3BF0" w:rsidP="00E43880">
    <w:pPr>
      <w:pStyle w:val="Footer"/>
    </w:pPr>
    <w:r>
      <w:rPr>
        <w:noProof/>
        <w:lang w:val="en-CA" w:eastAsia="en-CA"/>
      </w:rPr>
      <w:drawing>
        <wp:anchor distT="0" distB="0" distL="114300" distR="114300" simplePos="0" relativeHeight="251672064" behindDoc="0" locked="0" layoutInCell="1" allowOverlap="1" wp14:anchorId="7A4BC4BD" wp14:editId="47C77BFF">
          <wp:simplePos x="0" y="0"/>
          <wp:positionH relativeFrom="page">
            <wp:posOffset>5779135</wp:posOffset>
          </wp:positionH>
          <wp:positionV relativeFrom="page">
            <wp:posOffset>9116695</wp:posOffset>
          </wp:positionV>
          <wp:extent cx="1591056" cy="566928"/>
          <wp:effectExtent l="0" t="0" r="9525" b="0"/>
          <wp:wrapNone/>
          <wp:docPr id="175" name="Picture 175" descr="/Users/andrewsutton/Documents/Mark Client Projects/DND/From Client/ALL ORIGINAL TEMPLATES/support files/WORD SUPPORT/Letterhead support/canada wordmark.jpg"/>
          <wp:cNvGraphicFramePr/>
          <a:graphic xmlns:a="http://schemas.openxmlformats.org/drawingml/2006/main">
            <a:graphicData uri="http://schemas.openxmlformats.org/drawingml/2006/picture">
              <pic:pic xmlns:pic="http://schemas.openxmlformats.org/drawingml/2006/picture">
                <pic:nvPicPr>
                  <pic:cNvPr id="7" name="Picture 7" descr="/Users/andrewsutton/Documents/Mark Client Projects/DND/From Client/ALL ORIGINAL TEMPLATES/support files/WORD SUPPORT/Letterhead support/canada wordmark.jpg"/>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1591056" cy="566928"/>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3C8FE6" w14:textId="77777777" w:rsidR="003B3BF0" w:rsidRDefault="003B3BF0" w:rsidP="009B1AC4">
      <w:r>
        <w:separator/>
      </w:r>
    </w:p>
  </w:footnote>
  <w:footnote w:type="continuationSeparator" w:id="0">
    <w:p w14:paraId="1D7D27D9" w14:textId="77777777" w:rsidR="003B3BF0" w:rsidRDefault="003B3BF0" w:rsidP="00D3596C">
      <w:r>
        <w:continuationSeparator/>
      </w:r>
    </w:p>
    <w:p w14:paraId="656E78E3" w14:textId="77777777" w:rsidR="003B3BF0" w:rsidRDefault="003B3BF0" w:rsidP="00D3596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B66E2" w14:textId="77777777" w:rsidR="003B3BF0" w:rsidRDefault="003B3BF0" w:rsidP="00FC259D">
    <w:pPr>
      <w:pStyle w:val="BodyText"/>
    </w:pPr>
    <w:r>
      <w:rPr>
        <w:noProof/>
        <w:lang w:val="en-CA" w:eastAsia="en-CA"/>
      </w:rPr>
      <mc:AlternateContent>
        <mc:Choice Requires="wps">
          <w:drawing>
            <wp:anchor distT="4294967293" distB="4294967293" distL="114300" distR="114300" simplePos="0" relativeHeight="251655680" behindDoc="0" locked="0" layoutInCell="1" allowOverlap="1" wp14:anchorId="76486BB5" wp14:editId="5359083F">
              <wp:simplePos x="0" y="0"/>
              <wp:positionH relativeFrom="column">
                <wp:posOffset>-488315</wp:posOffset>
              </wp:positionH>
              <wp:positionV relativeFrom="paragraph">
                <wp:posOffset>273050</wp:posOffset>
              </wp:positionV>
              <wp:extent cx="7315200" cy="0"/>
              <wp:effectExtent l="50800" t="25400" r="76200" b="101600"/>
              <wp:wrapThrough wrapText="bothSides">
                <wp:wrapPolygon edited="0">
                  <wp:start x="-150" y="-1"/>
                  <wp:lineTo x="-150" y="-1"/>
                  <wp:lineTo x="21750" y="-1"/>
                  <wp:lineTo x="21750" y="-1"/>
                  <wp:lineTo x="-150" y="-1"/>
                </wp:wrapPolygon>
              </wp:wrapThrough>
              <wp:docPr id="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line">
                        <a:avLst/>
                      </a:prstGeom>
                      <a:noFill/>
                      <a:ln w="25400">
                        <a:solidFill>
                          <a:srgbClr val="2A2B29"/>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705DA" id="Straight Connector 10" o:spid="_x0000_s1026" style="position:absolute;z-index:251655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45pt,21.5pt" to="537.5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" strokecolor="#2a2b29" strokeweight="2pt">
              <v:shadow on="t" color="black" opacity="24903f" origin=",.5" offset="0,.55556mm"/>
              <w10:wrap type="through"/>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E69F2" w14:textId="77777777" w:rsidR="003B3BF0" w:rsidRDefault="003B3BF0" w:rsidP="00D3596C">
    <w:pPr>
      <w:pStyle w:val="Header"/>
    </w:pPr>
    <w:r>
      <w:rPr>
        <w:noProof/>
        <w:lang w:val="en-CA" w:eastAsia="en-CA"/>
      </w:rPr>
      <w:drawing>
        <wp:anchor distT="0" distB="0" distL="114300" distR="114300" simplePos="0" relativeHeight="251681280" behindDoc="0" locked="0" layoutInCell="1" allowOverlap="1" wp14:anchorId="199E3EB8" wp14:editId="66D8C68C">
          <wp:simplePos x="0" y="0"/>
          <wp:positionH relativeFrom="margin">
            <wp:posOffset>5377919</wp:posOffset>
          </wp:positionH>
          <wp:positionV relativeFrom="paragraph">
            <wp:posOffset>236769</wp:posOffset>
          </wp:positionV>
          <wp:extent cx="1037230" cy="1226431"/>
          <wp:effectExtent l="0" t="0" r="0" b="0"/>
          <wp:wrapNone/>
          <wp:docPr id="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 cstate="print">
                    <a:extLst>
                      <a:ext uri="{BEBA8EAE-BF5A-486C-A8C5-ECC9F3942E4B}">
                        <a14:imgProps xmlns:a14="http://schemas.microsoft.com/office/drawing/2010/main">
                          <a14:imgLayer r:embed="rId2">
                            <a14:imgEffect>
                              <a14:backgroundRemoval t="7054" b="96266" l="13919" r="67888"/>
                            </a14:imgEffect>
                          </a14:imgLayer>
                        </a14:imgProps>
                      </a:ext>
                      <a:ext uri="{28A0092B-C50C-407E-A947-70E740481C1C}">
                        <a14:useLocalDpi xmlns:a14="http://schemas.microsoft.com/office/drawing/2010/main" val="0"/>
                      </a:ext>
                    </a:extLst>
                  </a:blip>
                  <a:srcRect l="12000" t="-4705" r="32616" b="-6652"/>
                  <a:stretch/>
                </pic:blipFill>
                <pic:spPr>
                  <a:xfrm>
                    <a:off x="0" y="0"/>
                    <a:ext cx="1038421" cy="122784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CA" w:eastAsia="en-CA"/>
      </w:rPr>
      <mc:AlternateContent>
        <mc:Choice Requires="wps">
          <w:drawing>
            <wp:anchor distT="0" distB="0" distL="114300" distR="114300" simplePos="0" relativeHeight="251678208" behindDoc="1" locked="0" layoutInCell="1" allowOverlap="1" wp14:anchorId="2545E16C" wp14:editId="04E5A9AE">
              <wp:simplePos x="0" y="0"/>
              <wp:positionH relativeFrom="margin">
                <wp:posOffset>-473397</wp:posOffset>
              </wp:positionH>
              <wp:positionV relativeFrom="paragraph">
                <wp:posOffset>1225986</wp:posOffset>
              </wp:positionV>
              <wp:extent cx="7266305" cy="219075"/>
              <wp:effectExtent l="0" t="0" r="0" b="9525"/>
              <wp:wrapNone/>
              <wp:docPr id="18" name="Rectangle 17"/>
              <wp:cNvGraphicFramePr/>
              <a:graphic xmlns:a="http://schemas.openxmlformats.org/drawingml/2006/main">
                <a:graphicData uri="http://schemas.microsoft.com/office/word/2010/wordprocessingShape">
                  <wps:wsp>
                    <wps:cNvSpPr/>
                    <wps:spPr>
                      <a:xfrm>
                        <a:off x="0" y="0"/>
                        <a:ext cx="7266305" cy="219075"/>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7141B" w14:textId="77777777" w:rsidR="003B3BF0" w:rsidRPr="00A42A35" w:rsidRDefault="003B3BF0" w:rsidP="00A42A35">
                          <w:pPr>
                            <w:jc w:val="center"/>
                            <w:rPr>
                              <w:lang w:val="en-CA"/>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545E16C" id="Rectangle 17" o:spid="_x0000_s1049" style="position:absolute;margin-left:-37.3pt;margin-top:96.55pt;width:572.15pt;height:17.2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" fillcolor="#7f7f7f [1612]" stroked="f" strokeweight="1pt">
              <v:textbox>
                <w:txbxContent>
                  <w:p w14:paraId="6AB7141B" w14:textId="77777777" w:rsidR="003B3BF0" w:rsidRPr="00A42A35" w:rsidRDefault="003B3BF0" w:rsidP="00A42A35">
                    <w:pPr>
                      <w:jc w:val="center"/>
                      <w:rPr>
                        <w:lang w:val="en-CA"/>
                      </w:rPr>
                    </w:pPr>
                  </w:p>
                </w:txbxContent>
              </v:textbox>
              <w10:wrap anchorx="margin"/>
            </v:rect>
          </w:pict>
        </mc:Fallback>
      </mc:AlternateContent>
    </w:r>
    <w:r>
      <w:rPr>
        <w:noProof/>
        <w:lang w:val="en-CA" w:eastAsia="en-CA"/>
      </w:rPr>
      <mc:AlternateContent>
        <mc:Choice Requires="wps">
          <w:drawing>
            <wp:anchor distT="0" distB="0" distL="114300" distR="114300" simplePos="0" relativeHeight="251676160" behindDoc="0" locked="0" layoutInCell="1" allowOverlap="1" wp14:anchorId="79AB2996" wp14:editId="3667543B">
              <wp:simplePos x="0" y="0"/>
              <wp:positionH relativeFrom="margin">
                <wp:posOffset>-476970</wp:posOffset>
              </wp:positionH>
              <wp:positionV relativeFrom="paragraph">
                <wp:posOffset>905510</wp:posOffset>
              </wp:positionV>
              <wp:extent cx="7266305" cy="327546"/>
              <wp:effectExtent l="0" t="0" r="0" b="0"/>
              <wp:wrapNone/>
              <wp:docPr id="17" name="Rectangle 16"/>
              <wp:cNvGraphicFramePr/>
              <a:graphic xmlns:a="http://schemas.openxmlformats.org/drawingml/2006/main">
                <a:graphicData uri="http://schemas.microsoft.com/office/word/2010/wordprocessingShape">
                  <wps:wsp>
                    <wps:cNvSpPr/>
                    <wps:spPr>
                      <a:xfrm>
                        <a:off x="0" y="0"/>
                        <a:ext cx="7266305" cy="327546"/>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4F9CDF0" id="Rectangle 16" o:spid="_x0000_s1026" style="position:absolute;margin-left:-37.55pt;margin-top:71.3pt;width:572.15pt;height:25.8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" fillcolor="#272727 [2749]" stroked="f" strokeweight="1pt">
              <w10:wrap anchorx="margin"/>
            </v:rect>
          </w:pict>
        </mc:Fallback>
      </mc:AlternateContent>
    </w:r>
    <w:r>
      <w:rPr>
        <w:noProof/>
        <w:lang w:val="en-CA" w:eastAsia="en-CA"/>
      </w:rPr>
      <mc:AlternateContent>
        <mc:Choice Requires="wps">
          <w:drawing>
            <wp:anchor distT="0" distB="0" distL="114300" distR="114300" simplePos="0" relativeHeight="251687424" behindDoc="0" locked="0" layoutInCell="1" allowOverlap="1" wp14:anchorId="35173546" wp14:editId="5663901A">
              <wp:simplePos x="0" y="0"/>
              <wp:positionH relativeFrom="page">
                <wp:posOffset>1023582</wp:posOffset>
              </wp:positionH>
              <wp:positionV relativeFrom="paragraph">
                <wp:posOffset>891862</wp:posOffset>
              </wp:positionV>
              <wp:extent cx="4820400" cy="409433"/>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0400" cy="40943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EE72C4" w14:textId="77777777" w:rsidR="003B3BF0" w:rsidRPr="005E4955" w:rsidRDefault="003B3BF0" w:rsidP="005E4955">
                          <w:pPr>
                            <w:pStyle w:val="DNDCorporateIdentity"/>
                            <w:spacing w:after="0" w:line="240" w:lineRule="auto"/>
                            <w:rPr>
                              <w:sz w:val="20"/>
                              <w:szCs w:val="20"/>
                            </w:rPr>
                          </w:pPr>
                          <w:r w:rsidRPr="005E4955">
                            <w:rPr>
                              <w:sz w:val="20"/>
                              <w:szCs w:val="20"/>
                            </w:rPr>
                            <w:t>ASSISTANT DEPUTY MINISTER (DATA, INNOVATION AND ANALYTICS)</w:t>
                          </w:r>
                        </w:p>
                        <w:p w14:paraId="5AB59F98" w14:textId="77777777" w:rsidR="003B3BF0" w:rsidRPr="005E4955" w:rsidRDefault="003B3BF0" w:rsidP="005E4955">
                          <w:pPr>
                            <w:pStyle w:val="DNDCorporateIdentity"/>
                            <w:spacing w:after="0" w:line="240" w:lineRule="auto"/>
                            <w:rPr>
                              <w:sz w:val="20"/>
                              <w:szCs w:val="20"/>
                              <w:lang w:val="fr-CA"/>
                            </w:rPr>
                          </w:pPr>
                          <w:r w:rsidRPr="005E4955">
                            <w:rPr>
                              <w:sz w:val="20"/>
                              <w:szCs w:val="20"/>
                              <w:lang w:val="fr-CA"/>
                            </w:rPr>
                            <w:t xml:space="preserve">SOUS-MINISTRE ADJOINT </w:t>
                          </w:r>
                          <w:r w:rsidRPr="005E4955">
                            <w:rPr>
                              <w:caps/>
                              <w:sz w:val="20"/>
                              <w:szCs w:val="20"/>
                              <w:lang w:val="fr-CA"/>
                            </w:rPr>
                            <w:t>(</w:t>
                          </w:r>
                          <w:r w:rsidRPr="005E4955">
                            <w:rPr>
                              <w:caps/>
                              <w:sz w:val="20"/>
                              <w:szCs w:val="20"/>
                              <w:lang w:val="fr-CA" w:eastAsia="en-CA"/>
                            </w:rPr>
                            <w:t>Données, Innovation et Analytique</w:t>
                          </w:r>
                          <w:r w:rsidRPr="005E4955">
                            <w:rPr>
                              <w:caps/>
                              <w:sz w:val="20"/>
                              <w:szCs w:val="20"/>
                              <w:lang w:val="fr-CA"/>
                            </w:rPr>
                            <w:t>)</w:t>
                          </w:r>
                        </w:p>
                        <w:p w14:paraId="04B8749F" w14:textId="77777777" w:rsidR="003B3BF0" w:rsidRPr="008E7EA7" w:rsidRDefault="003B3BF0" w:rsidP="005E4955">
                          <w:pPr>
                            <w:pStyle w:val="DNDCorporateIdentity"/>
                            <w:spacing w:after="0" w:line="240" w:lineRule="auto"/>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5173546" id="_x0000_t202" coordsize="21600,21600" o:spt="202" path="m,l,21600r21600,l21600,xe">
              <v:stroke joinstyle="miter"/>
              <v:path gradientshapeok="t" o:connecttype="rect"/>
            </v:shapetype>
            <v:shape id="Text Box 10" o:spid="_x0000_s1050" type="#_x0000_t202" style="position:absolute;margin-left:80.6pt;margin-top:70.25pt;width:379.55pt;height:32.25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" filled="f" stroked="f">
              <v:path arrowok="t"/>
              <v:textbox>
                <w:txbxContent>
                  <w:p w14:paraId="54EE72C4" w14:textId="77777777" w:rsidR="003B3BF0" w:rsidRPr="005E4955" w:rsidRDefault="003B3BF0" w:rsidP="005E4955">
                    <w:pPr>
                      <w:pStyle w:val="DNDCorporateIdentity"/>
                      <w:spacing w:after="0" w:line="240" w:lineRule="auto"/>
                      <w:rPr>
                        <w:sz w:val="20"/>
                        <w:szCs w:val="20"/>
                      </w:rPr>
                    </w:pPr>
                    <w:r w:rsidRPr="005E4955">
                      <w:rPr>
                        <w:sz w:val="20"/>
                        <w:szCs w:val="20"/>
                      </w:rPr>
                      <w:t>ASSISTANT DEPUTY MINISTER (DATA, INNOVATION AND ANALYTICS)</w:t>
                    </w:r>
                  </w:p>
                  <w:p w14:paraId="5AB59F98" w14:textId="77777777" w:rsidR="003B3BF0" w:rsidRPr="005E4955" w:rsidRDefault="003B3BF0" w:rsidP="005E4955">
                    <w:pPr>
                      <w:pStyle w:val="DNDCorporateIdentity"/>
                      <w:spacing w:after="0" w:line="240" w:lineRule="auto"/>
                      <w:rPr>
                        <w:sz w:val="20"/>
                        <w:szCs w:val="20"/>
                        <w:lang w:val="fr-CA"/>
                      </w:rPr>
                    </w:pPr>
                    <w:r w:rsidRPr="005E4955">
                      <w:rPr>
                        <w:sz w:val="20"/>
                        <w:szCs w:val="20"/>
                        <w:lang w:val="fr-CA"/>
                      </w:rPr>
                      <w:t xml:space="preserve">SOUS-MINISTRE ADJOINT </w:t>
                    </w:r>
                    <w:r w:rsidRPr="005E4955">
                      <w:rPr>
                        <w:caps/>
                        <w:sz w:val="20"/>
                        <w:szCs w:val="20"/>
                        <w:lang w:val="fr-CA"/>
                      </w:rPr>
                      <w:t>(</w:t>
                    </w:r>
                    <w:r w:rsidRPr="005E4955">
                      <w:rPr>
                        <w:caps/>
                        <w:sz w:val="20"/>
                        <w:szCs w:val="20"/>
                        <w:lang w:val="fr-CA" w:eastAsia="en-CA"/>
                      </w:rPr>
                      <w:t>Données, Innovation et Analytique</w:t>
                    </w:r>
                    <w:r w:rsidRPr="005E4955">
                      <w:rPr>
                        <w:caps/>
                        <w:sz w:val="20"/>
                        <w:szCs w:val="20"/>
                        <w:lang w:val="fr-CA"/>
                      </w:rPr>
                      <w:t>)</w:t>
                    </w:r>
                  </w:p>
                  <w:p w14:paraId="04B8749F" w14:textId="77777777" w:rsidR="003B3BF0" w:rsidRPr="008E7EA7" w:rsidRDefault="003B3BF0" w:rsidP="005E4955">
                    <w:pPr>
                      <w:pStyle w:val="DNDCorporateIdentity"/>
                      <w:spacing w:after="0" w:line="240" w:lineRule="auto"/>
                      <w:rPr>
                        <w:lang w:val="fr-CA"/>
                      </w:rPr>
                    </w:pPr>
                  </w:p>
                </w:txbxContent>
              </v:textbox>
              <w10:wrap anchorx="page"/>
            </v:shape>
          </w:pict>
        </mc:Fallback>
      </mc:AlternateContent>
    </w:r>
    <w:r>
      <w:rPr>
        <w:noProof/>
        <w:lang w:val="en-CA" w:eastAsia="en-CA"/>
      </w:rPr>
      <w:drawing>
        <wp:anchor distT="0" distB="0" distL="114300" distR="114300" simplePos="0" relativeHeight="251684352" behindDoc="0" locked="0" layoutInCell="1" allowOverlap="1" wp14:anchorId="449C0ED6" wp14:editId="31F1F5F8">
          <wp:simplePos x="0" y="0"/>
          <wp:positionH relativeFrom="column">
            <wp:posOffset>351155</wp:posOffset>
          </wp:positionH>
          <wp:positionV relativeFrom="paragraph">
            <wp:posOffset>415290</wp:posOffset>
          </wp:positionV>
          <wp:extent cx="1390650" cy="410740"/>
          <wp:effectExtent l="0" t="0" r="0" b="0"/>
          <wp:wrapNone/>
          <wp:docPr id="1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390650" cy="410740"/>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mc:AlternateContent>
        <mc:Choice Requires="wps">
          <w:drawing>
            <wp:anchor distT="0" distB="0" distL="114300" distR="114300" simplePos="0" relativeHeight="251683328" behindDoc="1" locked="0" layoutInCell="1" allowOverlap="1" wp14:anchorId="2A75F6D9" wp14:editId="0A8BAED0">
              <wp:simplePos x="0" y="0"/>
              <wp:positionH relativeFrom="margin">
                <wp:posOffset>-474980</wp:posOffset>
              </wp:positionH>
              <wp:positionV relativeFrom="paragraph">
                <wp:posOffset>238760</wp:posOffset>
              </wp:positionV>
              <wp:extent cx="7266305" cy="669925"/>
              <wp:effectExtent l="0" t="0" r="0" b="0"/>
              <wp:wrapNone/>
              <wp:docPr id="14" name="Rectangle 6"/>
              <wp:cNvGraphicFramePr/>
              <a:graphic xmlns:a="http://schemas.openxmlformats.org/drawingml/2006/main">
                <a:graphicData uri="http://schemas.microsoft.com/office/word/2010/wordprocessingShape">
                  <wps:wsp>
                    <wps:cNvSpPr/>
                    <wps:spPr>
                      <a:xfrm>
                        <a:off x="0" y="0"/>
                        <a:ext cx="7266305" cy="669925"/>
                      </a:xfrm>
                      <a:prstGeom prst="rect">
                        <a:avLst/>
                      </a:prstGeom>
                      <a:gradFill flip="none" rotWithShape="1">
                        <a:gsLst>
                          <a:gs pos="0">
                            <a:sysClr val="windowText" lastClr="000000">
                              <a:lumMod val="95000"/>
                              <a:lumOff val="5000"/>
                            </a:sysClr>
                          </a:gs>
                          <a:gs pos="100000">
                            <a:sysClr val="window" lastClr="FFFFFF">
                              <a:lumMod val="75000"/>
                            </a:sysClr>
                          </a:gs>
                          <a:gs pos="68100">
                            <a:sysClr val="window" lastClr="FFFFFF">
                              <a:lumMod val="50000"/>
                            </a:sysClr>
                          </a:gs>
                          <a:gs pos="87000">
                            <a:sysClr val="window" lastClr="FFFFFF">
                              <a:lumMod val="65000"/>
                            </a:sysClr>
                          </a:gs>
                          <a:gs pos="44000">
                            <a:sysClr val="windowText" lastClr="000000">
                              <a:lumMod val="75000"/>
                              <a:lumOff val="25000"/>
                            </a:sysClr>
                          </a:gs>
                        </a:gsLst>
                        <a:lin ang="0" scaled="1"/>
                        <a:tileRect/>
                      </a:gra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507222F4" id="Rectangle 6" o:spid="_x0000_s1026" style="position:absolute;margin-left:-37.4pt;margin-top:18.8pt;width:572.15pt;height:52.7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" fillcolor="#0d0d0d" stroked="f" strokeweight="1pt">
              <v:fill color2="#bfbfbf" rotate="t" angle="90" colors="0 #0d0d0d;28836f #404040;44630f #7f7f7f;57016f #a6a6a6;1 #bfbfbf" focus="100%" type="gradient"/>
              <w10:wrap anchorx="margin"/>
            </v:rect>
          </w:pict>
        </mc:Fallback>
      </mc:AlternateContent>
    </w:r>
    <w:r>
      <w:rPr>
        <w:noProof/>
        <w:lang w:val="en-CA" w:eastAsia="en-CA"/>
      </w:rPr>
      <w:drawing>
        <wp:anchor distT="0" distB="0" distL="114300" distR="114300" simplePos="0" relativeHeight="251685376" behindDoc="0" locked="0" layoutInCell="1" allowOverlap="1" wp14:anchorId="2BBE1C15" wp14:editId="37482626">
          <wp:simplePos x="0" y="0"/>
          <wp:positionH relativeFrom="column">
            <wp:posOffset>-236456</wp:posOffset>
          </wp:positionH>
          <wp:positionV relativeFrom="paragraph">
            <wp:posOffset>467197</wp:posOffset>
          </wp:positionV>
          <wp:extent cx="451143" cy="219475"/>
          <wp:effectExtent l="0" t="0" r="6350" b="9525"/>
          <wp:wrapNone/>
          <wp:docPr id="1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51143" cy="219475"/>
                  </a:xfrm>
                  <a:prstGeom prst="rect">
                    <a:avLst/>
                  </a:prstGeom>
                  <a:solidFill>
                    <a:schemeClr val="bg1"/>
                  </a:solidFill>
                </pic:spPr>
              </pic:pic>
            </a:graphicData>
          </a:graphic>
        </wp:anchor>
      </w:drawing>
    </w:r>
    <w:r>
      <w:rPr>
        <w:noProof/>
        <w:lang w:val="en-CA" w:eastAsia="en-CA"/>
      </w:rPr>
      <mc:AlternateContent>
        <mc:Choice Requires="wps">
          <w:drawing>
            <wp:anchor distT="0" distB="0" distL="114300" distR="114300" simplePos="0" relativeHeight="251667968" behindDoc="0" locked="0" layoutInCell="1" allowOverlap="1" wp14:anchorId="65EC5572" wp14:editId="3696E7DB">
              <wp:simplePos x="0" y="0"/>
              <wp:positionH relativeFrom="page">
                <wp:posOffset>1017270</wp:posOffset>
              </wp:positionH>
              <wp:positionV relativeFrom="paragraph">
                <wp:posOffset>900486</wp:posOffset>
              </wp:positionV>
              <wp:extent cx="4624070" cy="241300"/>
              <wp:effectExtent l="0" t="0" r="0" b="12700"/>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4070" cy="241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174997D" w14:textId="77777777" w:rsidR="003B3BF0" w:rsidRPr="002706C5" w:rsidRDefault="003B3BF0" w:rsidP="00DE1F31">
                          <w:pPr>
                            <w:pStyle w:val="DNDCorporateIdentity"/>
                          </w:pPr>
                          <w:r>
                            <w:t xml:space="preserve">ADM (DATA, INNOVATION and ANALYTICS) </w:t>
                          </w:r>
                        </w:p>
                        <w:p w14:paraId="013124B5" w14:textId="77777777" w:rsidR="003B3BF0" w:rsidRPr="002706C5" w:rsidRDefault="003B3BF0" w:rsidP="00E43880">
                          <w:pPr>
                            <w:pStyle w:val="DNDCorporateIdentity"/>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5EC5572" id="Text Box 26" o:spid="_x0000_s1051" type="#_x0000_t202" style="position:absolute;margin-left:80.1pt;margin-top:70.9pt;width:364.1pt;height:19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" filled="f" stroked="f">
              <v:path arrowok="t"/>
              <v:textbox>
                <w:txbxContent>
                  <w:p w14:paraId="5174997D" w14:textId="77777777" w:rsidR="003B3BF0" w:rsidRPr="002706C5" w:rsidRDefault="003B3BF0" w:rsidP="00DE1F31">
                    <w:pPr>
                      <w:pStyle w:val="DNDCorporateIdentity"/>
                    </w:pPr>
                    <w:r>
                      <w:t xml:space="preserve">ADM (DATA, INNOVATION and ANALYTICS) </w:t>
                    </w:r>
                  </w:p>
                  <w:p w14:paraId="013124B5" w14:textId="77777777" w:rsidR="003B3BF0" w:rsidRPr="002706C5" w:rsidRDefault="003B3BF0" w:rsidP="00E43880">
                    <w:pPr>
                      <w:pStyle w:val="DNDCorporateIdentity"/>
                    </w:pPr>
                  </w:p>
                </w:txbxContent>
              </v:textbox>
              <w10:wrap anchorx="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80ACDDF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6FE63C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6EEC22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6F4D78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7CA4267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39C33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50ADE8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D0855F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400971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588AB7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A98723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F77E11"/>
    <w:multiLevelType w:val="hybridMultilevel"/>
    <w:tmpl w:val="32729FCA"/>
    <w:lvl w:ilvl="0" w:tplc="10090005">
      <w:start w:val="1"/>
      <w:numFmt w:val="bullet"/>
      <w:lvlText w:val=""/>
      <w:lvlJc w:val="left"/>
      <w:pPr>
        <w:ind w:left="420" w:hanging="360"/>
      </w:pPr>
      <w:rPr>
        <w:rFonts w:ascii="Wingdings" w:hAnsi="Wingdings" w:hint="default"/>
      </w:rPr>
    </w:lvl>
    <w:lvl w:ilvl="1" w:tplc="10090005">
      <w:start w:val="1"/>
      <w:numFmt w:val="bullet"/>
      <w:lvlText w:val=""/>
      <w:lvlJc w:val="left"/>
      <w:pPr>
        <w:ind w:left="1140" w:hanging="360"/>
      </w:pPr>
      <w:rPr>
        <w:rFonts w:ascii="Wingdings" w:hAnsi="Wingdings"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07B56BEA"/>
    <w:multiLevelType w:val="hybridMultilevel"/>
    <w:tmpl w:val="7BB8C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443B17"/>
    <w:multiLevelType w:val="hybridMultilevel"/>
    <w:tmpl w:val="5CEC51A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088D3329"/>
    <w:multiLevelType w:val="hybridMultilevel"/>
    <w:tmpl w:val="3C5051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0B1567D3"/>
    <w:multiLevelType w:val="hybridMultilevel"/>
    <w:tmpl w:val="BD4C8BBC"/>
    <w:lvl w:ilvl="0" w:tplc="AF56079A">
      <w:start w:val="1"/>
      <w:numFmt w:val="bullet"/>
      <w:pStyle w:val="ListParagraph"/>
      <w:lvlText w:val="•"/>
      <w:lvlJc w:val="left"/>
      <w:pPr>
        <w:ind w:left="720" w:hanging="170"/>
      </w:pPr>
      <w:rPr>
        <w:rFonts w:ascii="Cambria" w:hAnsi="Cambria" w:cs="Times New Roman" w:hint="default"/>
      </w:rPr>
    </w:lvl>
    <w:lvl w:ilvl="1" w:tplc="04090003" w:tentative="1">
      <w:start w:val="1"/>
      <w:numFmt w:val="bullet"/>
      <w:lvlText w:val="o"/>
      <w:lvlJc w:val="left"/>
      <w:pPr>
        <w:ind w:left="1990" w:hanging="360"/>
      </w:pPr>
      <w:rPr>
        <w:rFonts w:ascii="Courier New" w:hAnsi="Courier New" w:cs="Courier New" w:hint="default"/>
      </w:rPr>
    </w:lvl>
    <w:lvl w:ilvl="2" w:tplc="04090005" w:tentative="1">
      <w:start w:val="1"/>
      <w:numFmt w:val="bullet"/>
      <w:lvlText w:val=""/>
      <w:lvlJc w:val="left"/>
      <w:pPr>
        <w:ind w:left="2710" w:hanging="360"/>
      </w:pPr>
      <w:rPr>
        <w:rFonts w:ascii="Wingdings 2" w:hAnsi="Wingdings 2" w:hint="default"/>
      </w:rPr>
    </w:lvl>
    <w:lvl w:ilvl="3" w:tplc="04090001" w:tentative="1">
      <w:start w:val="1"/>
      <w:numFmt w:val="bullet"/>
      <w:lvlText w:val=""/>
      <w:lvlJc w:val="left"/>
      <w:pPr>
        <w:ind w:left="3430" w:hanging="360"/>
      </w:pPr>
      <w:rPr>
        <w:rFonts w:ascii="Symbol" w:hAnsi="Symbol" w:hint="default"/>
      </w:rPr>
    </w:lvl>
    <w:lvl w:ilvl="4" w:tplc="04090003" w:tentative="1">
      <w:start w:val="1"/>
      <w:numFmt w:val="bullet"/>
      <w:lvlText w:val="o"/>
      <w:lvlJc w:val="left"/>
      <w:pPr>
        <w:ind w:left="4150" w:hanging="360"/>
      </w:pPr>
      <w:rPr>
        <w:rFonts w:ascii="Courier New" w:hAnsi="Courier New" w:cs="Courier New" w:hint="default"/>
      </w:rPr>
    </w:lvl>
    <w:lvl w:ilvl="5" w:tplc="04090005" w:tentative="1">
      <w:start w:val="1"/>
      <w:numFmt w:val="bullet"/>
      <w:lvlText w:val=""/>
      <w:lvlJc w:val="left"/>
      <w:pPr>
        <w:ind w:left="4870" w:hanging="360"/>
      </w:pPr>
      <w:rPr>
        <w:rFonts w:ascii="Wingdings 2" w:hAnsi="Wingdings 2" w:hint="default"/>
      </w:rPr>
    </w:lvl>
    <w:lvl w:ilvl="6" w:tplc="04090001" w:tentative="1">
      <w:start w:val="1"/>
      <w:numFmt w:val="bullet"/>
      <w:lvlText w:val=""/>
      <w:lvlJc w:val="left"/>
      <w:pPr>
        <w:ind w:left="5590" w:hanging="360"/>
      </w:pPr>
      <w:rPr>
        <w:rFonts w:ascii="Symbol" w:hAnsi="Symbol" w:hint="default"/>
      </w:rPr>
    </w:lvl>
    <w:lvl w:ilvl="7" w:tplc="04090003" w:tentative="1">
      <w:start w:val="1"/>
      <w:numFmt w:val="bullet"/>
      <w:lvlText w:val="o"/>
      <w:lvlJc w:val="left"/>
      <w:pPr>
        <w:ind w:left="6310" w:hanging="360"/>
      </w:pPr>
      <w:rPr>
        <w:rFonts w:ascii="Courier New" w:hAnsi="Courier New" w:cs="Courier New" w:hint="default"/>
      </w:rPr>
    </w:lvl>
    <w:lvl w:ilvl="8" w:tplc="04090005" w:tentative="1">
      <w:start w:val="1"/>
      <w:numFmt w:val="bullet"/>
      <w:lvlText w:val=""/>
      <w:lvlJc w:val="left"/>
      <w:pPr>
        <w:ind w:left="7030" w:hanging="360"/>
      </w:pPr>
      <w:rPr>
        <w:rFonts w:ascii="Wingdings 2" w:hAnsi="Wingdings 2" w:hint="default"/>
      </w:rPr>
    </w:lvl>
  </w:abstractNum>
  <w:abstractNum w:abstractNumId="16" w15:restartNumberingAfterBreak="0">
    <w:nsid w:val="12F60A70"/>
    <w:multiLevelType w:val="hybridMultilevel"/>
    <w:tmpl w:val="12F47EDE"/>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3085CC5"/>
    <w:multiLevelType w:val="hybridMultilevel"/>
    <w:tmpl w:val="96A0F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BE5C71"/>
    <w:multiLevelType w:val="hybridMultilevel"/>
    <w:tmpl w:val="50DC65BC"/>
    <w:lvl w:ilvl="0" w:tplc="10090005">
      <w:start w:val="1"/>
      <w:numFmt w:val="bullet"/>
      <w:lvlText w:val=""/>
      <w:lvlJc w:val="left"/>
      <w:pPr>
        <w:ind w:left="420" w:hanging="360"/>
      </w:pPr>
      <w:rPr>
        <w:rFonts w:ascii="Wingdings" w:hAnsi="Wingdings" w:hint="default"/>
      </w:rPr>
    </w:lvl>
    <w:lvl w:ilvl="1" w:tplc="10090005">
      <w:start w:val="1"/>
      <w:numFmt w:val="bullet"/>
      <w:lvlText w:val=""/>
      <w:lvlJc w:val="left"/>
      <w:pPr>
        <w:ind w:left="1140" w:hanging="360"/>
      </w:pPr>
      <w:rPr>
        <w:rFonts w:ascii="Wingdings" w:hAnsi="Wingdings"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19C41EE4"/>
    <w:multiLevelType w:val="hybridMultilevel"/>
    <w:tmpl w:val="8E387B8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1B6F2260"/>
    <w:multiLevelType w:val="hybridMultilevel"/>
    <w:tmpl w:val="36943D4E"/>
    <w:lvl w:ilvl="0" w:tplc="5608CF8C">
      <w:numFmt w:val="bullet"/>
      <w:lvlText w:val="-"/>
      <w:lvlJc w:val="left"/>
      <w:pPr>
        <w:ind w:left="420" w:hanging="360"/>
      </w:pPr>
      <w:rPr>
        <w:rFonts w:ascii="Times New Roman" w:eastAsia="Times New Roman"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15:restartNumberingAfterBreak="0">
    <w:nsid w:val="21DF21B3"/>
    <w:multiLevelType w:val="hybridMultilevel"/>
    <w:tmpl w:val="0A48A8B2"/>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26BF2036"/>
    <w:multiLevelType w:val="hybridMultilevel"/>
    <w:tmpl w:val="BCA81CE4"/>
    <w:lvl w:ilvl="0" w:tplc="10090005">
      <w:start w:val="1"/>
      <w:numFmt w:val="bullet"/>
      <w:lvlText w:val=""/>
      <w:lvlJc w:val="left"/>
      <w:pPr>
        <w:ind w:left="420" w:hanging="360"/>
      </w:pPr>
      <w:rPr>
        <w:rFonts w:ascii="Wingdings" w:hAnsi="Wingdings" w:hint="default"/>
      </w:rPr>
    </w:lvl>
    <w:lvl w:ilvl="1" w:tplc="10090005">
      <w:start w:val="1"/>
      <w:numFmt w:val="bullet"/>
      <w:lvlText w:val=""/>
      <w:lvlJc w:val="left"/>
      <w:pPr>
        <w:ind w:left="1140" w:hanging="360"/>
      </w:pPr>
      <w:rPr>
        <w:rFonts w:ascii="Wingdings" w:hAnsi="Wingdings"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15:restartNumberingAfterBreak="0">
    <w:nsid w:val="2C0F063B"/>
    <w:multiLevelType w:val="multilevel"/>
    <w:tmpl w:val="7AA8E554"/>
    <w:lvl w:ilvl="0">
      <w:start w:val="1"/>
      <w:numFmt w:val="bullet"/>
      <w:lvlText w:val=""/>
      <w:lvlJc w:val="left"/>
      <w:pPr>
        <w:tabs>
          <w:tab w:val="num" w:pos="360"/>
        </w:tabs>
        <w:ind w:left="397" w:hanging="380"/>
      </w:pPr>
      <w:rPr>
        <w:rFonts w:ascii="Symbol" w:hAnsi="Symbol" w:hint="default"/>
        <w:color w:val="auto"/>
      </w:rPr>
    </w:lvl>
    <w:lvl w:ilvl="1">
      <w:start w:val="1"/>
      <w:numFmt w:val="bullet"/>
      <w:lvlText w:val=""/>
      <w:lvlJc w:val="left"/>
      <w:pPr>
        <w:ind w:left="680" w:hanging="283"/>
      </w:pPr>
      <w:rPr>
        <w:rFonts w:ascii="Wingdings" w:hAnsi="Wingdings" w:hint="default"/>
        <w:color w:val="BFBFBF" w:themeColor="background1" w:themeShade="BF"/>
      </w:rPr>
    </w:lvl>
    <w:lvl w:ilvl="2">
      <w:start w:val="1"/>
      <w:numFmt w:val="bullet"/>
      <w:lvlText w:val=""/>
      <w:lvlJc w:val="left"/>
      <w:pPr>
        <w:ind w:left="964" w:hanging="284"/>
      </w:pPr>
      <w:rPr>
        <w:rFonts w:ascii="Symbol" w:hAnsi="Symbol" w:hint="default"/>
        <w:color w:val="auto"/>
      </w:rPr>
    </w:lvl>
    <w:lvl w:ilvl="3">
      <w:start w:val="1"/>
      <w:numFmt w:val="bullet"/>
      <w:lvlText w:val="□"/>
      <w:lvlJc w:val="left"/>
      <w:pPr>
        <w:ind w:left="1247" w:hanging="283"/>
      </w:pPr>
      <w:rPr>
        <w:rFonts w:ascii="Arial" w:hAnsi="Arial" w:hint="default"/>
        <w:color w:val="auto"/>
        <w:sz w:val="20"/>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2" w:hAnsi="Wingdings 2"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2" w:hAnsi="Wingdings 2" w:hint="default"/>
      </w:rPr>
    </w:lvl>
  </w:abstractNum>
  <w:abstractNum w:abstractNumId="24" w15:restartNumberingAfterBreak="0">
    <w:nsid w:val="32F403ED"/>
    <w:multiLevelType w:val="multilevel"/>
    <w:tmpl w:val="4274DC86"/>
    <w:lvl w:ilvl="0">
      <w:start w:val="1"/>
      <w:numFmt w:val="decimal"/>
      <w:pStyle w:val="Listnumbered"/>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562290C"/>
    <w:multiLevelType w:val="hybridMultilevel"/>
    <w:tmpl w:val="B68C982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34916B0"/>
    <w:multiLevelType w:val="hybridMultilevel"/>
    <w:tmpl w:val="053AD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4F05C5"/>
    <w:multiLevelType w:val="multilevel"/>
    <w:tmpl w:val="60BA131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color w:val="auto"/>
        <w:szCs w:val="28"/>
      </w:rPr>
    </w:lvl>
    <w:lvl w:ilvl="2">
      <w:start w:val="1"/>
      <w:numFmt w:val="bullet"/>
      <w:lvlText w:val=""/>
      <w:lvlJc w:val="left"/>
      <w:pPr>
        <w:ind w:left="1080" w:hanging="360"/>
      </w:pPr>
      <w:rPr>
        <w:rFonts w:ascii="Symbol" w:hAnsi="Symbol" w:cs="Symbol" w:hint="default"/>
        <w:color w:val="auto"/>
        <w:szCs w:val="28"/>
      </w:rPr>
    </w:lvl>
    <w:lvl w:ilvl="3">
      <w:start w:val="1"/>
      <w:numFmt w:val="bullet"/>
      <w:lvlText w:val="»"/>
      <w:lvlJc w:val="left"/>
      <w:pPr>
        <w:ind w:left="1440" w:hanging="360"/>
      </w:pPr>
      <w:rPr>
        <w:rFonts w:ascii="Arial" w:hAnsi="Arial" w:cs="Arial" w:hint="default"/>
        <w:color w:val="auto"/>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6C7105C"/>
    <w:multiLevelType w:val="multilevel"/>
    <w:tmpl w:val="9D8C97A2"/>
    <w:lvl w:ilvl="0">
      <w:start w:val="3"/>
      <w:numFmt w:val="decimal"/>
      <w:lvlText w:val="%1"/>
      <w:lvlJc w:val="left"/>
      <w:pPr>
        <w:ind w:left="384" w:hanging="384"/>
      </w:pPr>
      <w:rPr>
        <w:rFonts w:hint="default"/>
      </w:rPr>
    </w:lvl>
    <w:lvl w:ilvl="1">
      <w:start w:val="8"/>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09358CD"/>
    <w:multiLevelType w:val="hybridMultilevel"/>
    <w:tmpl w:val="F8129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D54EC7"/>
    <w:multiLevelType w:val="hybridMultilevel"/>
    <w:tmpl w:val="E7E25D82"/>
    <w:lvl w:ilvl="0" w:tplc="10090005">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1" w15:restartNumberingAfterBreak="0">
    <w:nsid w:val="54366C90"/>
    <w:multiLevelType w:val="hybridMultilevel"/>
    <w:tmpl w:val="2F6C9022"/>
    <w:lvl w:ilvl="0" w:tplc="10090005">
      <w:start w:val="1"/>
      <w:numFmt w:val="bullet"/>
      <w:lvlText w:val=""/>
      <w:lvlJc w:val="left"/>
      <w:pPr>
        <w:ind w:left="420" w:hanging="360"/>
      </w:pPr>
      <w:rPr>
        <w:rFonts w:ascii="Wingdings" w:hAnsi="Wingdings"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15:restartNumberingAfterBreak="0">
    <w:nsid w:val="56AE0DD4"/>
    <w:multiLevelType w:val="hybridMultilevel"/>
    <w:tmpl w:val="0D62B3A2"/>
    <w:lvl w:ilvl="0" w:tplc="10090005">
      <w:start w:val="1"/>
      <w:numFmt w:val="bullet"/>
      <w:lvlText w:val=""/>
      <w:lvlJc w:val="left"/>
      <w:pPr>
        <w:ind w:left="420" w:hanging="360"/>
      </w:pPr>
      <w:rPr>
        <w:rFonts w:ascii="Wingdings" w:hAnsi="Wingdings" w:hint="default"/>
      </w:rPr>
    </w:lvl>
    <w:lvl w:ilvl="1" w:tplc="10090005">
      <w:start w:val="1"/>
      <w:numFmt w:val="bullet"/>
      <w:lvlText w:val=""/>
      <w:lvlJc w:val="left"/>
      <w:pPr>
        <w:ind w:left="1140" w:hanging="360"/>
      </w:pPr>
      <w:rPr>
        <w:rFonts w:ascii="Wingdings" w:hAnsi="Wingdings"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574B29F6"/>
    <w:multiLevelType w:val="hybridMultilevel"/>
    <w:tmpl w:val="55B8F6D8"/>
    <w:lvl w:ilvl="0" w:tplc="F118BEF6">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2" w:hAnsi="Wingdings 2"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2" w:hAnsi="Wingdings 2"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2" w:hAnsi="Wingdings 2" w:hint="default"/>
      </w:rPr>
    </w:lvl>
  </w:abstractNum>
  <w:abstractNum w:abstractNumId="34" w15:restartNumberingAfterBreak="0">
    <w:nsid w:val="5B481A3E"/>
    <w:multiLevelType w:val="multilevel"/>
    <w:tmpl w:val="21565096"/>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color w:val="auto"/>
        <w:szCs w:val="28"/>
      </w:rPr>
    </w:lvl>
    <w:lvl w:ilvl="2">
      <w:start w:val="1"/>
      <w:numFmt w:val="bullet"/>
      <w:lvlText w:val=""/>
      <w:lvlJc w:val="left"/>
      <w:pPr>
        <w:ind w:left="1080" w:hanging="360"/>
      </w:pPr>
      <w:rPr>
        <w:rFonts w:ascii="Symbol" w:hAnsi="Symbol" w:cs="Symbol" w:hint="default"/>
        <w:color w:val="auto"/>
        <w:szCs w:val="28"/>
      </w:rPr>
    </w:lvl>
    <w:lvl w:ilvl="3">
      <w:start w:val="1"/>
      <w:numFmt w:val="bullet"/>
      <w:lvlText w:val="»"/>
      <w:lvlJc w:val="left"/>
      <w:pPr>
        <w:ind w:left="1440" w:hanging="360"/>
      </w:pPr>
      <w:rPr>
        <w:rFonts w:ascii="Arial" w:hAnsi="Arial" w:cs="Arial" w:hint="default"/>
        <w:color w:val="auto"/>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ABA2AD1"/>
    <w:multiLevelType w:val="multilevel"/>
    <w:tmpl w:val="D5E41208"/>
    <w:numStyleLink w:val="bulletlist"/>
  </w:abstractNum>
  <w:abstractNum w:abstractNumId="36" w15:restartNumberingAfterBreak="0">
    <w:nsid w:val="6B235E2D"/>
    <w:multiLevelType w:val="hybridMultilevel"/>
    <w:tmpl w:val="63EA9C90"/>
    <w:lvl w:ilvl="0" w:tplc="10090005">
      <w:start w:val="1"/>
      <w:numFmt w:val="bullet"/>
      <w:lvlText w:val=""/>
      <w:lvlJc w:val="left"/>
      <w:pPr>
        <w:ind w:left="420" w:hanging="360"/>
      </w:pPr>
      <w:rPr>
        <w:rFonts w:ascii="Wingdings" w:hAnsi="Wingdings"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7" w15:restartNumberingAfterBreak="0">
    <w:nsid w:val="6D8301B8"/>
    <w:multiLevelType w:val="multilevel"/>
    <w:tmpl w:val="ED9891F2"/>
    <w:lvl w:ilvl="0">
      <w:start w:val="1"/>
      <w:numFmt w:val="decimal"/>
      <w:lvlText w:val="%1."/>
      <w:lvlJc w:val="left"/>
      <w:pPr>
        <w:ind w:left="720" w:hanging="360"/>
      </w:pPr>
      <w:rPr>
        <w:rFonts w:hint="default"/>
        <w:color w:val="2A2B29"/>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16746BB"/>
    <w:multiLevelType w:val="hybridMultilevel"/>
    <w:tmpl w:val="772AEF4A"/>
    <w:lvl w:ilvl="0" w:tplc="10090005">
      <w:start w:val="1"/>
      <w:numFmt w:val="bullet"/>
      <w:lvlText w:val=""/>
      <w:lvlJc w:val="left"/>
      <w:pPr>
        <w:ind w:left="420" w:hanging="360"/>
      </w:pPr>
      <w:rPr>
        <w:rFonts w:ascii="Wingdings" w:hAnsi="Wingdings"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9" w15:restartNumberingAfterBreak="0">
    <w:nsid w:val="71E240E4"/>
    <w:multiLevelType w:val="multilevel"/>
    <w:tmpl w:val="D5E41208"/>
    <w:styleLink w:val="bulletlist"/>
    <w:lvl w:ilvl="0">
      <w:start w:val="1"/>
      <w:numFmt w:val="bullet"/>
      <w:pStyle w:val="ListBullets"/>
      <w:lvlText w:val=""/>
      <w:lvlJc w:val="left"/>
      <w:pPr>
        <w:tabs>
          <w:tab w:val="num" w:pos="360"/>
        </w:tabs>
        <w:ind w:left="397" w:hanging="380"/>
      </w:pPr>
      <w:rPr>
        <w:rFonts w:ascii="Symbol" w:hAnsi="Symbol" w:hint="default"/>
        <w:color w:val="auto"/>
      </w:rPr>
    </w:lvl>
    <w:lvl w:ilvl="1">
      <w:start w:val="1"/>
      <w:numFmt w:val="bullet"/>
      <w:lvlText w:val=""/>
      <w:lvlJc w:val="left"/>
      <w:pPr>
        <w:ind w:left="680" w:hanging="283"/>
      </w:pPr>
      <w:rPr>
        <w:rFonts w:ascii="Symbol" w:hAnsi="Symbol" w:hint="default"/>
        <w:color w:val="BFBFBF" w:themeColor="background1" w:themeShade="BF"/>
      </w:rPr>
    </w:lvl>
    <w:lvl w:ilvl="2">
      <w:start w:val="1"/>
      <w:numFmt w:val="bullet"/>
      <w:lvlText w:val=""/>
      <w:lvlJc w:val="left"/>
      <w:pPr>
        <w:ind w:left="964" w:hanging="284"/>
      </w:pPr>
      <w:rPr>
        <w:rFonts w:ascii="Symbol" w:hAnsi="Symbol" w:hint="default"/>
        <w:color w:val="auto"/>
      </w:rPr>
    </w:lvl>
    <w:lvl w:ilvl="3">
      <w:start w:val="1"/>
      <w:numFmt w:val="bullet"/>
      <w:lvlText w:val="□"/>
      <w:lvlJc w:val="left"/>
      <w:pPr>
        <w:ind w:left="1247" w:hanging="283"/>
      </w:pPr>
      <w:rPr>
        <w:rFonts w:ascii="Arial" w:hAnsi="Arial" w:hint="default"/>
        <w:color w:val="auto"/>
        <w:sz w:val="20"/>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2" w:hAnsi="Wingdings 2"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2" w:hAnsi="Wingdings 2" w:hint="default"/>
      </w:rPr>
    </w:lvl>
  </w:abstractNum>
  <w:abstractNum w:abstractNumId="40" w15:restartNumberingAfterBreak="0">
    <w:nsid w:val="7BCD3814"/>
    <w:multiLevelType w:val="hybridMultilevel"/>
    <w:tmpl w:val="3F6C5F54"/>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C1F1263"/>
    <w:multiLevelType w:val="hybridMultilevel"/>
    <w:tmpl w:val="0EBA7C66"/>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E8B70DB"/>
    <w:multiLevelType w:val="multilevel"/>
    <w:tmpl w:val="694ADDA6"/>
    <w:lvl w:ilvl="0">
      <w:start w:val="1"/>
      <w:numFmt w:val="bullet"/>
      <w:lvlText w:val=""/>
      <w:lvlJc w:val="left"/>
      <w:pPr>
        <w:ind w:left="360" w:hanging="360"/>
      </w:pPr>
      <w:rPr>
        <w:rFonts w:ascii="Symbol" w:hAnsi="Symbol" w:cs="Times New Roman" w:hint="default"/>
      </w:rPr>
    </w:lvl>
    <w:lvl w:ilvl="1">
      <w:start w:val="1"/>
      <w:numFmt w:val="bullet"/>
      <w:lvlText w:val="o"/>
      <w:lvlJc w:val="left"/>
      <w:pPr>
        <w:ind w:left="720" w:hanging="360"/>
      </w:pPr>
      <w:rPr>
        <w:rFonts w:ascii="Courier New" w:hAnsi="Courier New" w:cs="Courier New" w:hint="default"/>
        <w:color w:val="auto"/>
        <w:szCs w:val="28"/>
      </w:rPr>
    </w:lvl>
    <w:lvl w:ilvl="2">
      <w:start w:val="1"/>
      <w:numFmt w:val="bullet"/>
      <w:lvlText w:val=""/>
      <w:lvlJc w:val="left"/>
      <w:pPr>
        <w:ind w:left="1080" w:hanging="360"/>
      </w:pPr>
      <w:rPr>
        <w:rFonts w:ascii="Symbol" w:hAnsi="Symbol" w:cs="Symbol" w:hint="default"/>
        <w:color w:val="auto"/>
        <w:szCs w:val="28"/>
      </w:rPr>
    </w:lvl>
    <w:lvl w:ilvl="3">
      <w:start w:val="1"/>
      <w:numFmt w:val="bullet"/>
      <w:lvlText w:val="»"/>
      <w:lvlJc w:val="left"/>
      <w:pPr>
        <w:ind w:left="1440" w:hanging="360"/>
      </w:pPr>
      <w:rPr>
        <w:rFonts w:ascii="Arial" w:hAnsi="Arial" w:cs="Arial" w:hint="default"/>
        <w:color w:val="auto"/>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33"/>
  </w:num>
  <w:num w:numId="3">
    <w:abstractNumId w:val="15"/>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34"/>
  </w:num>
  <w:num w:numId="15">
    <w:abstractNumId w:val="34"/>
  </w:num>
  <w:num w:numId="16">
    <w:abstractNumId w:val="24"/>
  </w:num>
  <w:num w:numId="17">
    <w:abstractNumId w:val="42"/>
  </w:num>
  <w:num w:numId="18">
    <w:abstractNumId w:val="27"/>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29"/>
  </w:num>
  <w:num w:numId="22">
    <w:abstractNumId w:val="12"/>
  </w:num>
  <w:num w:numId="23">
    <w:abstractNumId w:val="26"/>
  </w:num>
  <w:num w:numId="24">
    <w:abstractNumId w:val="37"/>
  </w:num>
  <w:num w:numId="25">
    <w:abstractNumId w:val="14"/>
  </w:num>
  <w:num w:numId="26">
    <w:abstractNumId w:val="41"/>
  </w:num>
  <w:num w:numId="27">
    <w:abstractNumId w:val="40"/>
  </w:num>
  <w:num w:numId="28">
    <w:abstractNumId w:val="39"/>
  </w:num>
  <w:num w:numId="29">
    <w:abstractNumId w:val="35"/>
  </w:num>
  <w:num w:numId="30">
    <w:abstractNumId w:val="23"/>
  </w:num>
  <w:num w:numId="31">
    <w:abstractNumId w:val="19"/>
  </w:num>
  <w:num w:numId="32">
    <w:abstractNumId w:val="30"/>
  </w:num>
  <w:num w:numId="33">
    <w:abstractNumId w:val="13"/>
  </w:num>
  <w:num w:numId="34">
    <w:abstractNumId w:val="16"/>
  </w:num>
  <w:num w:numId="35">
    <w:abstractNumId w:val="25"/>
  </w:num>
  <w:num w:numId="36">
    <w:abstractNumId w:val="21"/>
  </w:num>
  <w:num w:numId="37">
    <w:abstractNumId w:val="28"/>
  </w:num>
  <w:num w:numId="38">
    <w:abstractNumId w:val="36"/>
  </w:num>
  <w:num w:numId="39">
    <w:abstractNumId w:val="20"/>
  </w:num>
  <w:num w:numId="40">
    <w:abstractNumId w:val="22"/>
  </w:num>
  <w:num w:numId="41">
    <w:abstractNumId w:val="32"/>
  </w:num>
  <w:num w:numId="42">
    <w:abstractNumId w:val="18"/>
  </w:num>
  <w:num w:numId="43">
    <w:abstractNumId w:val="11"/>
  </w:num>
  <w:num w:numId="44">
    <w:abstractNumId w:val="38"/>
  </w:num>
  <w:num w:numId="45">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rmosa.a">
    <w15:presenceInfo w15:providerId="None" w15:userId="hermos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0"/>
  <w:noPunctuationKerning/>
  <w:characterSpacingControl w:val="doNotCompress"/>
  <w:hdrShapeDefaults>
    <o:shapedefaults v:ext="edit" spidmax="18433">
      <o:colormru v:ext="edit" colors="#20558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F6"/>
    <w:rsid w:val="00034D73"/>
    <w:rsid w:val="000630C8"/>
    <w:rsid w:val="0006336A"/>
    <w:rsid w:val="000662CD"/>
    <w:rsid w:val="000745B6"/>
    <w:rsid w:val="00091404"/>
    <w:rsid w:val="000A2B70"/>
    <w:rsid w:val="000A3013"/>
    <w:rsid w:val="000A3A21"/>
    <w:rsid w:val="000C242F"/>
    <w:rsid w:val="000C6CBF"/>
    <w:rsid w:val="000C6FC2"/>
    <w:rsid w:val="000D1D85"/>
    <w:rsid w:val="000E4E38"/>
    <w:rsid w:val="000F1F72"/>
    <w:rsid w:val="000F2B54"/>
    <w:rsid w:val="00107CAF"/>
    <w:rsid w:val="00120750"/>
    <w:rsid w:val="00133BC8"/>
    <w:rsid w:val="001372E1"/>
    <w:rsid w:val="0014079A"/>
    <w:rsid w:val="00150664"/>
    <w:rsid w:val="00155A42"/>
    <w:rsid w:val="00161C26"/>
    <w:rsid w:val="00165BC8"/>
    <w:rsid w:val="00167FA0"/>
    <w:rsid w:val="001739F1"/>
    <w:rsid w:val="00174EFF"/>
    <w:rsid w:val="0017771B"/>
    <w:rsid w:val="00183F95"/>
    <w:rsid w:val="001941AB"/>
    <w:rsid w:val="001960CE"/>
    <w:rsid w:val="001C7537"/>
    <w:rsid w:val="001D2D90"/>
    <w:rsid w:val="001D3B9D"/>
    <w:rsid w:val="001F6879"/>
    <w:rsid w:val="0020489D"/>
    <w:rsid w:val="002059B3"/>
    <w:rsid w:val="00211720"/>
    <w:rsid w:val="00212E0A"/>
    <w:rsid w:val="00217265"/>
    <w:rsid w:val="002367F2"/>
    <w:rsid w:val="00251034"/>
    <w:rsid w:val="002514E1"/>
    <w:rsid w:val="00255DFF"/>
    <w:rsid w:val="00257C47"/>
    <w:rsid w:val="002706C5"/>
    <w:rsid w:val="00276F1A"/>
    <w:rsid w:val="0028374A"/>
    <w:rsid w:val="00283E41"/>
    <w:rsid w:val="002C06BD"/>
    <w:rsid w:val="002C6F15"/>
    <w:rsid w:val="002D6A20"/>
    <w:rsid w:val="002E1F21"/>
    <w:rsid w:val="002E484C"/>
    <w:rsid w:val="002F03BB"/>
    <w:rsid w:val="00300753"/>
    <w:rsid w:val="00314008"/>
    <w:rsid w:val="00314588"/>
    <w:rsid w:val="00342D32"/>
    <w:rsid w:val="0036199B"/>
    <w:rsid w:val="00386760"/>
    <w:rsid w:val="00387865"/>
    <w:rsid w:val="00392376"/>
    <w:rsid w:val="00392DF4"/>
    <w:rsid w:val="003B3BF0"/>
    <w:rsid w:val="003C6511"/>
    <w:rsid w:val="003E6EE6"/>
    <w:rsid w:val="00401025"/>
    <w:rsid w:val="00405623"/>
    <w:rsid w:val="00416C63"/>
    <w:rsid w:val="00417521"/>
    <w:rsid w:val="00450AC7"/>
    <w:rsid w:val="00457FCE"/>
    <w:rsid w:val="00461EA3"/>
    <w:rsid w:val="004672F9"/>
    <w:rsid w:val="00470642"/>
    <w:rsid w:val="00470923"/>
    <w:rsid w:val="004760CC"/>
    <w:rsid w:val="00480C06"/>
    <w:rsid w:val="004A159A"/>
    <w:rsid w:val="004A2B58"/>
    <w:rsid w:val="004A385F"/>
    <w:rsid w:val="004A4E19"/>
    <w:rsid w:val="004A7C5B"/>
    <w:rsid w:val="004B645E"/>
    <w:rsid w:val="004C7BCF"/>
    <w:rsid w:val="004D16C9"/>
    <w:rsid w:val="004D3E40"/>
    <w:rsid w:val="004E5EB3"/>
    <w:rsid w:val="004F183C"/>
    <w:rsid w:val="004F3444"/>
    <w:rsid w:val="00512965"/>
    <w:rsid w:val="00512FAD"/>
    <w:rsid w:val="005140D4"/>
    <w:rsid w:val="0052498F"/>
    <w:rsid w:val="005321D3"/>
    <w:rsid w:val="00551519"/>
    <w:rsid w:val="00561194"/>
    <w:rsid w:val="005703B2"/>
    <w:rsid w:val="005842CE"/>
    <w:rsid w:val="0058608B"/>
    <w:rsid w:val="005A1F62"/>
    <w:rsid w:val="005A5548"/>
    <w:rsid w:val="005B73E3"/>
    <w:rsid w:val="005C6CC8"/>
    <w:rsid w:val="005C732B"/>
    <w:rsid w:val="005E4955"/>
    <w:rsid w:val="005F2B21"/>
    <w:rsid w:val="00616FDC"/>
    <w:rsid w:val="006366A8"/>
    <w:rsid w:val="00646224"/>
    <w:rsid w:val="00651557"/>
    <w:rsid w:val="00655D55"/>
    <w:rsid w:val="00660864"/>
    <w:rsid w:val="00660C37"/>
    <w:rsid w:val="006839B9"/>
    <w:rsid w:val="006A4819"/>
    <w:rsid w:val="006A4A5E"/>
    <w:rsid w:val="006B25F7"/>
    <w:rsid w:val="006B3438"/>
    <w:rsid w:val="006B41B8"/>
    <w:rsid w:val="006B7178"/>
    <w:rsid w:val="006D4B2D"/>
    <w:rsid w:val="006D5867"/>
    <w:rsid w:val="006D79D1"/>
    <w:rsid w:val="006F3012"/>
    <w:rsid w:val="00707B82"/>
    <w:rsid w:val="0071395D"/>
    <w:rsid w:val="00756354"/>
    <w:rsid w:val="00760078"/>
    <w:rsid w:val="00760CA1"/>
    <w:rsid w:val="00766611"/>
    <w:rsid w:val="00767CD6"/>
    <w:rsid w:val="00775C83"/>
    <w:rsid w:val="00791F83"/>
    <w:rsid w:val="007960CF"/>
    <w:rsid w:val="007B155F"/>
    <w:rsid w:val="007B490C"/>
    <w:rsid w:val="007B559B"/>
    <w:rsid w:val="007C5900"/>
    <w:rsid w:val="007C5AC2"/>
    <w:rsid w:val="007C6940"/>
    <w:rsid w:val="007E3AD8"/>
    <w:rsid w:val="007F3289"/>
    <w:rsid w:val="00801A02"/>
    <w:rsid w:val="00821BDE"/>
    <w:rsid w:val="00832B7E"/>
    <w:rsid w:val="0084419C"/>
    <w:rsid w:val="008545AE"/>
    <w:rsid w:val="0085537B"/>
    <w:rsid w:val="00862C7B"/>
    <w:rsid w:val="008656D9"/>
    <w:rsid w:val="00870202"/>
    <w:rsid w:val="008736F1"/>
    <w:rsid w:val="00884571"/>
    <w:rsid w:val="00890609"/>
    <w:rsid w:val="00894504"/>
    <w:rsid w:val="008B1997"/>
    <w:rsid w:val="008E18F6"/>
    <w:rsid w:val="008E3214"/>
    <w:rsid w:val="008E48B9"/>
    <w:rsid w:val="008E7987"/>
    <w:rsid w:val="008F0AD4"/>
    <w:rsid w:val="008F16D8"/>
    <w:rsid w:val="008F63E3"/>
    <w:rsid w:val="008F6D9F"/>
    <w:rsid w:val="0094300D"/>
    <w:rsid w:val="00956C5F"/>
    <w:rsid w:val="00964C49"/>
    <w:rsid w:val="00965797"/>
    <w:rsid w:val="00971CAC"/>
    <w:rsid w:val="0097341E"/>
    <w:rsid w:val="009748D3"/>
    <w:rsid w:val="009B1AC4"/>
    <w:rsid w:val="009C1065"/>
    <w:rsid w:val="00A42A35"/>
    <w:rsid w:val="00A56502"/>
    <w:rsid w:val="00A66B28"/>
    <w:rsid w:val="00A7553D"/>
    <w:rsid w:val="00A8279F"/>
    <w:rsid w:val="00AB4C6D"/>
    <w:rsid w:val="00AC45DE"/>
    <w:rsid w:val="00AD0636"/>
    <w:rsid w:val="00AE2236"/>
    <w:rsid w:val="00AE66A0"/>
    <w:rsid w:val="00AF6024"/>
    <w:rsid w:val="00B01E00"/>
    <w:rsid w:val="00B04692"/>
    <w:rsid w:val="00B110D6"/>
    <w:rsid w:val="00B13D40"/>
    <w:rsid w:val="00B3338B"/>
    <w:rsid w:val="00B44F3C"/>
    <w:rsid w:val="00B521A4"/>
    <w:rsid w:val="00B60E73"/>
    <w:rsid w:val="00B9426E"/>
    <w:rsid w:val="00BA4A5A"/>
    <w:rsid w:val="00BC203A"/>
    <w:rsid w:val="00BC557D"/>
    <w:rsid w:val="00BE394E"/>
    <w:rsid w:val="00BE6AFE"/>
    <w:rsid w:val="00BF622F"/>
    <w:rsid w:val="00C01F6B"/>
    <w:rsid w:val="00C05BEA"/>
    <w:rsid w:val="00C24DA9"/>
    <w:rsid w:val="00C24DB3"/>
    <w:rsid w:val="00C33934"/>
    <w:rsid w:val="00C36062"/>
    <w:rsid w:val="00C503A1"/>
    <w:rsid w:val="00C710AE"/>
    <w:rsid w:val="00C81326"/>
    <w:rsid w:val="00C821E6"/>
    <w:rsid w:val="00C91740"/>
    <w:rsid w:val="00D00ECD"/>
    <w:rsid w:val="00D06950"/>
    <w:rsid w:val="00D07529"/>
    <w:rsid w:val="00D13611"/>
    <w:rsid w:val="00D13DD8"/>
    <w:rsid w:val="00D23E4E"/>
    <w:rsid w:val="00D30190"/>
    <w:rsid w:val="00D340B7"/>
    <w:rsid w:val="00D3596C"/>
    <w:rsid w:val="00D43C4A"/>
    <w:rsid w:val="00D57AEF"/>
    <w:rsid w:val="00D62871"/>
    <w:rsid w:val="00D7394C"/>
    <w:rsid w:val="00D75942"/>
    <w:rsid w:val="00D81096"/>
    <w:rsid w:val="00D8390F"/>
    <w:rsid w:val="00D862BC"/>
    <w:rsid w:val="00DB4443"/>
    <w:rsid w:val="00DB770F"/>
    <w:rsid w:val="00DE1F31"/>
    <w:rsid w:val="00DE300E"/>
    <w:rsid w:val="00DF798C"/>
    <w:rsid w:val="00E06056"/>
    <w:rsid w:val="00E12236"/>
    <w:rsid w:val="00E20B71"/>
    <w:rsid w:val="00E43880"/>
    <w:rsid w:val="00E46EC6"/>
    <w:rsid w:val="00E505BC"/>
    <w:rsid w:val="00E50F83"/>
    <w:rsid w:val="00E6272A"/>
    <w:rsid w:val="00E82CA6"/>
    <w:rsid w:val="00E85A58"/>
    <w:rsid w:val="00E965AB"/>
    <w:rsid w:val="00EC1A53"/>
    <w:rsid w:val="00ED7AE2"/>
    <w:rsid w:val="00EF195D"/>
    <w:rsid w:val="00F06C3A"/>
    <w:rsid w:val="00F07E2F"/>
    <w:rsid w:val="00F2611F"/>
    <w:rsid w:val="00F30B80"/>
    <w:rsid w:val="00F36A3C"/>
    <w:rsid w:val="00F522DE"/>
    <w:rsid w:val="00F6327F"/>
    <w:rsid w:val="00F71709"/>
    <w:rsid w:val="00F81E63"/>
    <w:rsid w:val="00FA2A4D"/>
    <w:rsid w:val="00FC1B06"/>
    <w:rsid w:val="00FC259D"/>
    <w:rsid w:val="00FE7699"/>
    <w:rsid w:val="00FF1D61"/>
    <w:rsid w:val="00FF219A"/>
    <w:rsid w:val="00FF34B6"/>
    <w:rsid w:val="00FF75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o:colormru v:ext="edit" colors="#20558a"/>
    </o:shapedefaults>
    <o:shapelayout v:ext="edit">
      <o:idmap v:ext="edit" data="1"/>
    </o:shapelayout>
  </w:shapeDefaults>
  <w:doNotEmbedSmartTags/>
  <w:decimalSymbol w:val="."/>
  <w:listSeparator w:val=","/>
  <w14:docId w14:val="46399E35"/>
  <w15:chartTrackingRefBased/>
  <w15:docId w15:val="{144DAA20-D23E-4B25-AB1D-9BEB547BE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871"/>
    <w:pPr>
      <w:spacing w:after="240" w:line="250" w:lineRule="atLeast"/>
    </w:pPr>
    <w:rPr>
      <w:rFonts w:ascii="Arial" w:hAnsi="Arial"/>
      <w:sz w:val="20"/>
    </w:rPr>
  </w:style>
  <w:style w:type="paragraph" w:styleId="Heading1">
    <w:name w:val="heading 1"/>
    <w:basedOn w:val="Normal"/>
    <w:next w:val="Normal"/>
    <w:qFormat/>
    <w:rsid w:val="001D2D90"/>
    <w:pPr>
      <w:keepNext/>
      <w:spacing w:after="60"/>
      <w:outlineLvl w:val="0"/>
    </w:pPr>
    <w:rPr>
      <w:b/>
      <w:bCs/>
      <w:color w:val="2A2B29"/>
      <w:sz w:val="36"/>
      <w:szCs w:val="36"/>
    </w:rPr>
  </w:style>
  <w:style w:type="paragraph" w:styleId="Heading2">
    <w:name w:val="heading 2"/>
    <w:basedOn w:val="Heading1"/>
    <w:next w:val="Normal"/>
    <w:qFormat/>
    <w:rsid w:val="006D5867"/>
    <w:pPr>
      <w:outlineLvl w:val="1"/>
    </w:pPr>
    <w:rPr>
      <w:sz w:val="28"/>
      <w:szCs w:val="28"/>
    </w:rPr>
  </w:style>
  <w:style w:type="paragraph" w:styleId="Heading3">
    <w:name w:val="heading 3"/>
    <w:basedOn w:val="Heading2"/>
    <w:next w:val="Normal"/>
    <w:qFormat/>
    <w:rsid w:val="006D5867"/>
    <w:pPr>
      <w:outlineLvl w:val="2"/>
    </w:pPr>
    <w:rPr>
      <w:sz w:val="24"/>
      <w:szCs w:val="24"/>
    </w:rPr>
  </w:style>
  <w:style w:type="paragraph" w:styleId="Heading4">
    <w:name w:val="heading 4"/>
    <w:basedOn w:val="Normal"/>
    <w:next w:val="Normal"/>
    <w:link w:val="Heading4Char"/>
    <w:uiPriority w:val="9"/>
    <w:unhideWhenUsed/>
    <w:qFormat/>
    <w:rsid w:val="002C06BD"/>
    <w:pPr>
      <w:keepNext/>
      <w:keepLines/>
      <w:spacing w:before="200" w:after="0"/>
      <w:outlineLvl w:val="3"/>
    </w:pPr>
    <w:rPr>
      <w:rFonts w:eastAsia="MS PGothic"/>
      <w:b/>
      <w:bCs/>
      <w:i/>
      <w:iCs/>
      <w:color w:val="000000"/>
    </w:rPr>
  </w:style>
  <w:style w:type="paragraph" w:styleId="Heading5">
    <w:name w:val="heading 5"/>
    <w:basedOn w:val="Normal"/>
    <w:next w:val="Normal"/>
    <w:link w:val="Heading5Char"/>
    <w:uiPriority w:val="9"/>
    <w:unhideWhenUsed/>
    <w:qFormat/>
    <w:rsid w:val="002C06BD"/>
    <w:pPr>
      <w:keepNext/>
      <w:keepLines/>
      <w:spacing w:before="200" w:after="0"/>
      <w:outlineLvl w:val="4"/>
    </w:pPr>
    <w:rPr>
      <w:rFonts w:eastAsia="MS PGothic"/>
      <w:b/>
      <w:color w:val="00162E"/>
    </w:rPr>
  </w:style>
  <w:style w:type="paragraph" w:styleId="Heading6">
    <w:name w:val="heading 6"/>
    <w:basedOn w:val="Normal"/>
    <w:next w:val="Normal"/>
    <w:link w:val="Heading6Char"/>
    <w:uiPriority w:val="9"/>
    <w:unhideWhenUsed/>
    <w:qFormat/>
    <w:rsid w:val="002C06BD"/>
    <w:pPr>
      <w:keepNext/>
      <w:keepLines/>
      <w:spacing w:before="200" w:after="0" w:line="250" w:lineRule="exact"/>
      <w:outlineLvl w:val="5"/>
    </w:pPr>
    <w:rPr>
      <w:rFonts w:eastAsia="MS PGothic"/>
      <w:i/>
      <w:iCs/>
      <w:color w:val="00162E"/>
      <w:lang w:val="en-CA"/>
    </w:rPr>
  </w:style>
  <w:style w:type="paragraph" w:styleId="Heading7">
    <w:name w:val="heading 7"/>
    <w:basedOn w:val="Normal"/>
    <w:next w:val="Normal"/>
    <w:link w:val="Heading7Char"/>
    <w:uiPriority w:val="9"/>
    <w:semiHidden/>
    <w:unhideWhenUsed/>
    <w:qFormat/>
    <w:rsid w:val="001D2D90"/>
    <w:pPr>
      <w:keepNext/>
      <w:keepLines/>
      <w:spacing w:before="40" w:after="0"/>
      <w:outlineLvl w:val="6"/>
    </w:pPr>
    <w:rPr>
      <w:rFonts w:asciiTheme="majorHAnsi" w:eastAsiaTheme="majorEastAsia" w:hAnsiTheme="majorHAnsi" w:cstheme="majorBidi"/>
      <w:i/>
      <w:iCs/>
      <w:color w:val="2A2B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rsid w:val="00EA3E1D"/>
    <w:pPr>
      <w:tabs>
        <w:tab w:val="left" w:pos="576"/>
        <w:tab w:val="left" w:pos="1152"/>
        <w:tab w:val="left" w:pos="1728"/>
        <w:tab w:val="left" w:pos="2304"/>
        <w:tab w:val="left" w:pos="2880"/>
        <w:tab w:val="left" w:pos="3456"/>
        <w:tab w:val="left" w:pos="4032"/>
      </w:tabs>
    </w:pPr>
    <w:rPr>
      <w:rFonts w:ascii="TimesNewRomanPS" w:hAnsi="TimesNewRomanPS"/>
    </w:rPr>
  </w:style>
  <w:style w:type="paragraph" w:styleId="Header">
    <w:name w:val="header"/>
    <w:basedOn w:val="Normal"/>
    <w:link w:val="HeaderChar"/>
    <w:uiPriority w:val="99"/>
    <w:rsid w:val="00D13611"/>
    <w:pPr>
      <w:tabs>
        <w:tab w:val="center" w:pos="4320"/>
        <w:tab w:val="right" w:pos="8640"/>
      </w:tabs>
    </w:pPr>
    <w:rPr>
      <w:b/>
      <w:bCs/>
      <w:color w:val="236192"/>
      <w:sz w:val="22"/>
      <w:szCs w:val="22"/>
    </w:rPr>
  </w:style>
  <w:style w:type="paragraph" w:styleId="Footer">
    <w:name w:val="footer"/>
    <w:basedOn w:val="Normal"/>
    <w:link w:val="FooterChar"/>
    <w:uiPriority w:val="99"/>
    <w:rsid w:val="006D5867"/>
    <w:pPr>
      <w:tabs>
        <w:tab w:val="center" w:pos="4320"/>
        <w:tab w:val="right" w:pos="8640"/>
      </w:tabs>
      <w:spacing w:before="120"/>
      <w:jc w:val="right"/>
    </w:pPr>
  </w:style>
  <w:style w:type="paragraph" w:styleId="ListBullet">
    <w:name w:val="List Bullet"/>
    <w:basedOn w:val="Normal"/>
    <w:autoRedefine/>
    <w:rsid w:val="00B521A4"/>
    <w:pPr>
      <w:numPr>
        <w:numId w:val="15"/>
      </w:numPr>
      <w:spacing w:line="240" w:lineRule="atLeast"/>
      <w:contextualSpacing/>
    </w:pPr>
  </w:style>
  <w:style w:type="paragraph" w:styleId="Subtitle">
    <w:name w:val="Subtitle"/>
    <w:basedOn w:val="Header"/>
    <w:next w:val="Normal"/>
    <w:link w:val="SubtitleChar"/>
    <w:qFormat/>
    <w:rsid w:val="001D2D90"/>
    <w:pPr>
      <w:jc w:val="center"/>
    </w:pPr>
    <w:rPr>
      <w:b w:val="0"/>
      <w:bCs w:val="0"/>
      <w:color w:val="2A2B29"/>
      <w:sz w:val="60"/>
      <w:szCs w:val="60"/>
    </w:rPr>
  </w:style>
  <w:style w:type="character" w:customStyle="1" w:styleId="SubtitleChar">
    <w:name w:val="Subtitle Char"/>
    <w:link w:val="Subtitle"/>
    <w:rsid w:val="001D2D90"/>
    <w:rPr>
      <w:rFonts w:ascii="Arial" w:hAnsi="Arial"/>
      <w:color w:val="2A2B29"/>
      <w:sz w:val="60"/>
      <w:szCs w:val="60"/>
    </w:rPr>
  </w:style>
  <w:style w:type="paragraph" w:styleId="BalloonText">
    <w:name w:val="Balloon Text"/>
    <w:basedOn w:val="Normal"/>
    <w:link w:val="BalloonTextChar"/>
    <w:uiPriority w:val="99"/>
    <w:semiHidden/>
    <w:unhideWhenUsed/>
    <w:rsid w:val="00801A02"/>
    <w:pPr>
      <w:spacing w:after="0"/>
    </w:pPr>
    <w:rPr>
      <w:rFonts w:ascii="Lucida Grande" w:hAnsi="Lucida Grande" w:cs="Lucida Grande"/>
      <w:sz w:val="18"/>
      <w:szCs w:val="18"/>
    </w:rPr>
  </w:style>
  <w:style w:type="character" w:customStyle="1" w:styleId="BalloonTextChar">
    <w:name w:val="Balloon Text Char"/>
    <w:link w:val="BalloonText"/>
    <w:uiPriority w:val="99"/>
    <w:semiHidden/>
    <w:rsid w:val="00801A02"/>
    <w:rPr>
      <w:rFonts w:ascii="Lucida Grande" w:eastAsia="Times" w:hAnsi="Lucida Grande" w:cs="Lucida Grande"/>
      <w:sz w:val="18"/>
      <w:szCs w:val="18"/>
      <w:lang w:val="en-US" w:eastAsia="en-US"/>
    </w:rPr>
  </w:style>
  <w:style w:type="character" w:customStyle="1" w:styleId="Heading4Char">
    <w:name w:val="Heading 4 Char"/>
    <w:link w:val="Heading4"/>
    <w:uiPriority w:val="9"/>
    <w:rsid w:val="002C06BD"/>
    <w:rPr>
      <w:rFonts w:ascii="Arial" w:eastAsia="MS PGothic" w:hAnsi="Arial" w:cs="Times New Roman"/>
      <w:b/>
      <w:bCs/>
      <w:i/>
      <w:iCs/>
      <w:color w:val="000000"/>
      <w:lang w:val="en-US" w:eastAsia="en-US"/>
    </w:rPr>
  </w:style>
  <w:style w:type="character" w:customStyle="1" w:styleId="Heading5Char">
    <w:name w:val="Heading 5 Char"/>
    <w:link w:val="Heading5"/>
    <w:uiPriority w:val="9"/>
    <w:rsid w:val="002C06BD"/>
    <w:rPr>
      <w:rFonts w:ascii="Arial" w:eastAsia="MS PGothic" w:hAnsi="Arial" w:cs="Times New Roman"/>
      <w:b/>
      <w:color w:val="00162E"/>
      <w:lang w:val="en-US" w:eastAsia="en-US"/>
    </w:rPr>
  </w:style>
  <w:style w:type="character" w:customStyle="1" w:styleId="Heading6Char">
    <w:name w:val="Heading 6 Char"/>
    <w:link w:val="Heading6"/>
    <w:uiPriority w:val="9"/>
    <w:rsid w:val="002C06BD"/>
    <w:rPr>
      <w:rFonts w:ascii="Arial" w:eastAsia="MS PGothic" w:hAnsi="Arial" w:cs="Times New Roman"/>
      <w:i/>
      <w:iCs/>
      <w:color w:val="00162E"/>
      <w:lang w:eastAsia="en-US"/>
    </w:rPr>
  </w:style>
  <w:style w:type="paragraph" w:styleId="BodyText">
    <w:name w:val="Body Text"/>
    <w:basedOn w:val="Normal"/>
    <w:link w:val="BodyTextChar"/>
    <w:autoRedefine/>
    <w:rsid w:val="00D62871"/>
  </w:style>
  <w:style w:type="character" w:customStyle="1" w:styleId="BodyTextChar">
    <w:name w:val="Body Text Char"/>
    <w:link w:val="BodyText"/>
    <w:rsid w:val="00D62871"/>
    <w:rPr>
      <w:rFonts w:ascii="Arial" w:hAnsi="Arial"/>
      <w:sz w:val="20"/>
    </w:rPr>
  </w:style>
  <w:style w:type="paragraph" w:styleId="ListParagraph">
    <w:name w:val="List Paragraph"/>
    <w:aliases w:val="List (bullet)"/>
    <w:basedOn w:val="Normal"/>
    <w:uiPriority w:val="34"/>
    <w:qFormat/>
    <w:rsid w:val="00890609"/>
    <w:pPr>
      <w:numPr>
        <w:numId w:val="3"/>
      </w:numPr>
      <w:spacing w:line="250" w:lineRule="exact"/>
      <w:contextualSpacing/>
    </w:pPr>
    <w:rPr>
      <w:rFonts w:eastAsia="Calibri"/>
      <w:lang w:val="en-CA"/>
    </w:rPr>
  </w:style>
  <w:style w:type="paragraph" w:customStyle="1" w:styleId="Listnumbered">
    <w:name w:val="List (numbered)"/>
    <w:basedOn w:val="ListParagraph"/>
    <w:qFormat/>
    <w:rsid w:val="00B521A4"/>
    <w:pPr>
      <w:numPr>
        <w:numId w:val="16"/>
      </w:numPr>
      <w:spacing w:line="240" w:lineRule="atLeast"/>
    </w:pPr>
  </w:style>
  <w:style w:type="character" w:customStyle="1" w:styleId="HeaderChar">
    <w:name w:val="Header Char"/>
    <w:link w:val="Header"/>
    <w:uiPriority w:val="99"/>
    <w:rsid w:val="00D13611"/>
    <w:rPr>
      <w:rFonts w:ascii="Arial" w:eastAsia="Times" w:hAnsi="Arial"/>
      <w:b/>
      <w:bCs/>
      <w:color w:val="236192"/>
      <w:sz w:val="22"/>
      <w:szCs w:val="22"/>
      <w:lang w:val="en-US" w:eastAsia="en-US"/>
    </w:rPr>
  </w:style>
  <w:style w:type="character" w:customStyle="1" w:styleId="FooterChar">
    <w:name w:val="Footer Char"/>
    <w:link w:val="Footer"/>
    <w:uiPriority w:val="99"/>
    <w:rsid w:val="006D5867"/>
    <w:rPr>
      <w:rFonts w:ascii="Arial" w:eastAsia="Times" w:hAnsi="Arial"/>
      <w:lang w:val="en-US" w:eastAsia="en-US"/>
    </w:rPr>
  </w:style>
  <w:style w:type="paragraph" w:customStyle="1" w:styleId="DNDCorporateIdentity">
    <w:name w:val="DND Corporate Identity"/>
    <w:qFormat/>
    <w:rsid w:val="0028374A"/>
    <w:pPr>
      <w:spacing w:after="200" w:line="276" w:lineRule="auto"/>
    </w:pPr>
    <w:rPr>
      <w:rFonts w:ascii="Arial Narrow" w:eastAsia="Calibri" w:hAnsi="Arial Narrow" w:cs="Arial"/>
      <w:b/>
      <w:color w:val="FFFFFF"/>
      <w:lang w:val="en-CA"/>
    </w:rPr>
  </w:style>
  <w:style w:type="paragraph" w:customStyle="1" w:styleId="DEPARTMENTTEXT">
    <w:name w:val="DEPARTMENT TEXT"/>
    <w:basedOn w:val="DNDCorporateIdentity"/>
    <w:qFormat/>
    <w:rsid w:val="001D2D90"/>
    <w:rPr>
      <w:color w:val="2A2B29"/>
    </w:rPr>
  </w:style>
  <w:style w:type="paragraph" w:styleId="DocumentMap">
    <w:name w:val="Document Map"/>
    <w:basedOn w:val="Normal"/>
    <w:link w:val="DocumentMapChar"/>
    <w:uiPriority w:val="99"/>
    <w:semiHidden/>
    <w:unhideWhenUsed/>
    <w:rsid w:val="00A56502"/>
    <w:rPr>
      <w:rFonts w:ascii="Times New Roman" w:hAnsi="Times New Roman"/>
    </w:rPr>
  </w:style>
  <w:style w:type="character" w:customStyle="1" w:styleId="DocumentMapChar">
    <w:name w:val="Document Map Char"/>
    <w:basedOn w:val="DefaultParagraphFont"/>
    <w:link w:val="DocumentMap"/>
    <w:uiPriority w:val="99"/>
    <w:semiHidden/>
    <w:rsid w:val="00A56502"/>
    <w:rPr>
      <w:rFonts w:eastAsia="Times"/>
      <w:sz w:val="24"/>
      <w:szCs w:val="24"/>
    </w:rPr>
  </w:style>
  <w:style w:type="paragraph" w:styleId="Title">
    <w:name w:val="Title"/>
    <w:basedOn w:val="Normal"/>
    <w:next w:val="Normal"/>
    <w:link w:val="TitleChar"/>
    <w:uiPriority w:val="10"/>
    <w:qFormat/>
    <w:rsid w:val="001D2D90"/>
    <w:pPr>
      <w:spacing w:after="0"/>
      <w:contextualSpacing/>
      <w:jc w:val="center"/>
    </w:pPr>
    <w:rPr>
      <w:rFonts w:eastAsiaTheme="majorEastAsia" w:cstheme="minorBidi"/>
      <w:color w:val="2A2B29"/>
      <w:spacing w:val="-10"/>
      <w:kern w:val="28"/>
      <w:sz w:val="96"/>
      <w:szCs w:val="96"/>
    </w:rPr>
  </w:style>
  <w:style w:type="character" w:customStyle="1" w:styleId="TitleChar">
    <w:name w:val="Title Char"/>
    <w:basedOn w:val="DefaultParagraphFont"/>
    <w:link w:val="Title"/>
    <w:uiPriority w:val="10"/>
    <w:rsid w:val="001D2D90"/>
    <w:rPr>
      <w:rFonts w:ascii="Arial" w:eastAsiaTheme="majorEastAsia" w:hAnsi="Arial" w:cstheme="minorBidi"/>
      <w:color w:val="2A2B29"/>
      <w:spacing w:val="-10"/>
      <w:kern w:val="28"/>
      <w:sz w:val="96"/>
      <w:szCs w:val="96"/>
    </w:rPr>
  </w:style>
  <w:style w:type="paragraph" w:styleId="TOC1">
    <w:name w:val="toc 1"/>
    <w:basedOn w:val="Normal"/>
    <w:next w:val="Normal"/>
    <w:autoRedefine/>
    <w:uiPriority w:val="39"/>
    <w:unhideWhenUsed/>
    <w:rsid w:val="001D2D90"/>
    <w:pPr>
      <w:tabs>
        <w:tab w:val="right" w:leader="dot" w:pos="9962"/>
      </w:tabs>
      <w:spacing w:before="120" w:after="0"/>
    </w:pPr>
    <w:rPr>
      <w:rFonts w:asciiTheme="minorBidi" w:hAnsiTheme="minorBidi"/>
      <w:b/>
      <w:bCs/>
      <w:noProof/>
      <w:color w:val="2A2B29"/>
      <w:sz w:val="28"/>
    </w:rPr>
  </w:style>
  <w:style w:type="paragraph" w:styleId="TOC2">
    <w:name w:val="toc 2"/>
    <w:basedOn w:val="Normal"/>
    <w:next w:val="Normal"/>
    <w:autoRedefine/>
    <w:uiPriority w:val="39"/>
    <w:unhideWhenUsed/>
    <w:rsid w:val="004D3E40"/>
    <w:pPr>
      <w:spacing w:after="0"/>
    </w:pPr>
    <w:rPr>
      <w:rFonts w:asciiTheme="minorBidi" w:hAnsiTheme="minorBidi"/>
      <w:sz w:val="24"/>
      <w:szCs w:val="22"/>
    </w:rPr>
  </w:style>
  <w:style w:type="paragraph" w:styleId="TOC3">
    <w:name w:val="toc 3"/>
    <w:basedOn w:val="Normal"/>
    <w:next w:val="Normal"/>
    <w:autoRedefine/>
    <w:uiPriority w:val="39"/>
    <w:unhideWhenUsed/>
    <w:rsid w:val="004F183C"/>
    <w:pPr>
      <w:spacing w:after="0"/>
      <w:ind w:left="200"/>
    </w:pPr>
    <w:rPr>
      <w:rFonts w:asciiTheme="minorBidi" w:hAnsiTheme="minorBidi"/>
      <w:iCs/>
      <w:szCs w:val="22"/>
    </w:rPr>
  </w:style>
  <w:style w:type="paragraph" w:styleId="TOC4">
    <w:name w:val="toc 4"/>
    <w:basedOn w:val="Normal"/>
    <w:next w:val="Normal"/>
    <w:autoRedefine/>
    <w:uiPriority w:val="39"/>
    <w:unhideWhenUsed/>
    <w:rsid w:val="004F183C"/>
    <w:pPr>
      <w:pBdr>
        <w:between w:val="double" w:sz="6" w:space="0" w:color="auto"/>
      </w:pBdr>
      <w:spacing w:after="0"/>
      <w:ind w:left="400"/>
    </w:pPr>
    <w:rPr>
      <w:rFonts w:asciiTheme="minorBidi" w:hAnsiTheme="minorBidi"/>
      <w:szCs w:val="20"/>
    </w:rPr>
  </w:style>
  <w:style w:type="paragraph" w:styleId="TOC5">
    <w:name w:val="toc 5"/>
    <w:basedOn w:val="Normal"/>
    <w:next w:val="Normal"/>
    <w:autoRedefine/>
    <w:uiPriority w:val="39"/>
    <w:unhideWhenUsed/>
    <w:rsid w:val="004F183C"/>
    <w:pPr>
      <w:pBdr>
        <w:between w:val="double" w:sz="6" w:space="0" w:color="auto"/>
      </w:pBdr>
      <w:spacing w:after="0"/>
      <w:ind w:left="600"/>
    </w:pPr>
    <w:rPr>
      <w:rFonts w:asciiTheme="minorBidi" w:hAnsiTheme="minorBidi"/>
      <w:szCs w:val="20"/>
    </w:rPr>
  </w:style>
  <w:style w:type="paragraph" w:styleId="TOC6">
    <w:name w:val="toc 6"/>
    <w:basedOn w:val="Normal"/>
    <w:next w:val="Normal"/>
    <w:autoRedefine/>
    <w:uiPriority w:val="39"/>
    <w:unhideWhenUsed/>
    <w:rsid w:val="004F183C"/>
    <w:pPr>
      <w:pBdr>
        <w:between w:val="double" w:sz="6" w:space="0" w:color="auto"/>
      </w:pBdr>
      <w:spacing w:after="0"/>
      <w:ind w:left="800"/>
    </w:pPr>
    <w:rPr>
      <w:rFonts w:asciiTheme="minorBidi" w:hAnsiTheme="minorBidi"/>
      <w:szCs w:val="20"/>
    </w:rPr>
  </w:style>
  <w:style w:type="paragraph" w:styleId="TOC7">
    <w:name w:val="toc 7"/>
    <w:basedOn w:val="Normal"/>
    <w:next w:val="Normal"/>
    <w:autoRedefine/>
    <w:uiPriority w:val="39"/>
    <w:unhideWhenUsed/>
    <w:rsid w:val="004F183C"/>
    <w:pPr>
      <w:pBdr>
        <w:between w:val="double" w:sz="6" w:space="0" w:color="auto"/>
      </w:pBdr>
      <w:spacing w:after="0"/>
      <w:ind w:left="1000"/>
    </w:pPr>
    <w:rPr>
      <w:rFonts w:asciiTheme="minorBidi" w:hAnsiTheme="minorBidi"/>
      <w:szCs w:val="20"/>
    </w:rPr>
  </w:style>
  <w:style w:type="paragraph" w:styleId="TOC8">
    <w:name w:val="toc 8"/>
    <w:basedOn w:val="Normal"/>
    <w:next w:val="Normal"/>
    <w:autoRedefine/>
    <w:uiPriority w:val="39"/>
    <w:unhideWhenUsed/>
    <w:rsid w:val="004F183C"/>
    <w:pPr>
      <w:pBdr>
        <w:between w:val="double" w:sz="6" w:space="0" w:color="auto"/>
      </w:pBdr>
      <w:spacing w:after="0"/>
      <w:ind w:left="1200"/>
    </w:pPr>
    <w:rPr>
      <w:rFonts w:asciiTheme="minorBidi" w:hAnsiTheme="minorBidi"/>
      <w:szCs w:val="20"/>
    </w:rPr>
  </w:style>
  <w:style w:type="paragraph" w:styleId="TOC9">
    <w:name w:val="toc 9"/>
    <w:basedOn w:val="Normal"/>
    <w:next w:val="Normal"/>
    <w:autoRedefine/>
    <w:uiPriority w:val="39"/>
    <w:unhideWhenUsed/>
    <w:rsid w:val="004F183C"/>
    <w:pPr>
      <w:pBdr>
        <w:between w:val="double" w:sz="6" w:space="0" w:color="auto"/>
      </w:pBdr>
      <w:spacing w:after="0"/>
      <w:ind w:left="1400"/>
    </w:pPr>
    <w:rPr>
      <w:rFonts w:asciiTheme="minorBidi" w:hAnsiTheme="minorBidi"/>
      <w:szCs w:val="20"/>
    </w:rPr>
  </w:style>
  <w:style w:type="paragraph" w:styleId="FootnoteText">
    <w:name w:val="footnote text"/>
    <w:basedOn w:val="Normal"/>
    <w:link w:val="FootnoteTextChar"/>
    <w:uiPriority w:val="99"/>
    <w:unhideWhenUsed/>
    <w:rsid w:val="00C503A1"/>
    <w:pPr>
      <w:spacing w:after="0" w:line="240" w:lineRule="atLeast"/>
      <w:ind w:left="144" w:hanging="144"/>
    </w:pPr>
  </w:style>
  <w:style w:type="character" w:customStyle="1" w:styleId="FootnoteTextChar">
    <w:name w:val="Footnote Text Char"/>
    <w:basedOn w:val="DefaultParagraphFont"/>
    <w:link w:val="FootnoteText"/>
    <w:uiPriority w:val="99"/>
    <w:rsid w:val="00C503A1"/>
    <w:rPr>
      <w:rFonts w:asciiTheme="minorBidi" w:eastAsia="Times" w:hAnsiTheme="minorBidi"/>
      <w:sz w:val="20"/>
    </w:rPr>
  </w:style>
  <w:style w:type="character" w:styleId="FootnoteReference">
    <w:name w:val="footnote reference"/>
    <w:basedOn w:val="DefaultParagraphFont"/>
    <w:uiPriority w:val="99"/>
    <w:unhideWhenUsed/>
    <w:rsid w:val="002F03BB"/>
    <w:rPr>
      <w:vertAlign w:val="superscript"/>
    </w:rPr>
  </w:style>
  <w:style w:type="paragraph" w:styleId="TOCHeading">
    <w:name w:val="TOC Heading"/>
    <w:basedOn w:val="Heading1"/>
    <w:next w:val="Normal"/>
    <w:uiPriority w:val="39"/>
    <w:unhideWhenUsed/>
    <w:qFormat/>
    <w:rsid w:val="005B73E3"/>
    <w:pPr>
      <w:keepLines/>
      <w:spacing w:before="480" w:after="0" w:line="276" w:lineRule="auto"/>
      <w:outlineLvl w:val="9"/>
    </w:pPr>
    <w:rPr>
      <w:rFonts w:asciiTheme="minorBidi" w:eastAsiaTheme="majorEastAsia" w:hAnsiTheme="minorBidi" w:cstheme="majorBidi"/>
      <w:szCs w:val="28"/>
    </w:rPr>
  </w:style>
  <w:style w:type="character" w:styleId="Hyperlink">
    <w:name w:val="Hyperlink"/>
    <w:basedOn w:val="DefaultParagraphFont"/>
    <w:uiPriority w:val="99"/>
    <w:unhideWhenUsed/>
    <w:rsid w:val="00283E41"/>
    <w:rPr>
      <w:color w:val="0563C1" w:themeColor="hyperlink"/>
      <w:u w:val="single"/>
    </w:rPr>
  </w:style>
  <w:style w:type="paragraph" w:styleId="Caption">
    <w:name w:val="caption"/>
    <w:basedOn w:val="Normal"/>
    <w:next w:val="Normal"/>
    <w:uiPriority w:val="35"/>
    <w:unhideWhenUsed/>
    <w:qFormat/>
    <w:rsid w:val="002367F2"/>
    <w:pPr>
      <w:spacing w:after="0"/>
    </w:pPr>
    <w:rPr>
      <w:i/>
      <w:iCs/>
      <w:color w:val="44546A" w:themeColor="text2"/>
      <w:sz w:val="18"/>
      <w:szCs w:val="18"/>
    </w:rPr>
  </w:style>
  <w:style w:type="character" w:styleId="FollowedHyperlink">
    <w:name w:val="FollowedHyperlink"/>
    <w:basedOn w:val="DefaultParagraphFont"/>
    <w:uiPriority w:val="99"/>
    <w:semiHidden/>
    <w:unhideWhenUsed/>
    <w:rsid w:val="0084419C"/>
    <w:rPr>
      <w:color w:val="954F72" w:themeColor="followedHyperlink"/>
      <w:u w:val="single"/>
    </w:rPr>
  </w:style>
  <w:style w:type="character" w:customStyle="1" w:styleId="Heading7Char">
    <w:name w:val="Heading 7 Char"/>
    <w:basedOn w:val="DefaultParagraphFont"/>
    <w:link w:val="Heading7"/>
    <w:uiPriority w:val="9"/>
    <w:semiHidden/>
    <w:rsid w:val="001D2D90"/>
    <w:rPr>
      <w:rFonts w:asciiTheme="majorHAnsi" w:eastAsiaTheme="majorEastAsia" w:hAnsiTheme="majorHAnsi" w:cstheme="majorBidi"/>
      <w:i/>
      <w:iCs/>
      <w:color w:val="2A2B29"/>
      <w:sz w:val="20"/>
    </w:rPr>
  </w:style>
  <w:style w:type="character" w:styleId="IntenseEmphasis">
    <w:name w:val="Intense Emphasis"/>
    <w:basedOn w:val="DefaultParagraphFont"/>
    <w:uiPriority w:val="21"/>
    <w:qFormat/>
    <w:rsid w:val="001D2D90"/>
    <w:rPr>
      <w:i/>
      <w:iCs/>
      <w:color w:val="2A2B29"/>
    </w:rPr>
  </w:style>
  <w:style w:type="paragraph" w:styleId="IntenseQuote">
    <w:name w:val="Intense Quote"/>
    <w:basedOn w:val="Normal"/>
    <w:next w:val="Normal"/>
    <w:link w:val="IntenseQuoteChar"/>
    <w:uiPriority w:val="30"/>
    <w:qFormat/>
    <w:rsid w:val="001D2D90"/>
    <w:pPr>
      <w:pBdr>
        <w:top w:val="single" w:sz="4" w:space="10" w:color="5B9BD5" w:themeColor="accent1"/>
        <w:bottom w:val="single" w:sz="4" w:space="10" w:color="5B9BD5" w:themeColor="accent1"/>
      </w:pBdr>
      <w:spacing w:before="360" w:after="360"/>
      <w:ind w:left="864" w:right="864"/>
      <w:jc w:val="center"/>
    </w:pPr>
    <w:rPr>
      <w:i/>
      <w:iCs/>
      <w:color w:val="2A2B29"/>
    </w:rPr>
  </w:style>
  <w:style w:type="character" w:customStyle="1" w:styleId="IntenseQuoteChar">
    <w:name w:val="Intense Quote Char"/>
    <w:basedOn w:val="DefaultParagraphFont"/>
    <w:link w:val="IntenseQuote"/>
    <w:uiPriority w:val="30"/>
    <w:rsid w:val="001D2D90"/>
    <w:rPr>
      <w:rFonts w:ascii="Arial" w:hAnsi="Arial"/>
      <w:i/>
      <w:iCs/>
      <w:color w:val="2A2B29"/>
      <w:sz w:val="20"/>
    </w:rPr>
  </w:style>
  <w:style w:type="character" w:styleId="IntenseReference">
    <w:name w:val="Intense Reference"/>
    <w:basedOn w:val="DefaultParagraphFont"/>
    <w:uiPriority w:val="32"/>
    <w:qFormat/>
    <w:rsid w:val="001D2D90"/>
    <w:rPr>
      <w:b/>
      <w:bCs/>
      <w:smallCaps/>
      <w:color w:val="2A2B29"/>
      <w:spacing w:val="5"/>
    </w:rPr>
  </w:style>
  <w:style w:type="paragraph" w:styleId="NoSpacing">
    <w:name w:val="No Spacing"/>
    <w:uiPriority w:val="1"/>
    <w:qFormat/>
    <w:rsid w:val="002514E1"/>
    <w:rPr>
      <w:rFonts w:ascii="Arial" w:hAnsi="Arial"/>
      <w:sz w:val="20"/>
    </w:rPr>
  </w:style>
  <w:style w:type="character" w:styleId="Strong">
    <w:name w:val="Strong"/>
    <w:basedOn w:val="DefaultParagraphFont"/>
    <w:uiPriority w:val="22"/>
    <w:qFormat/>
    <w:rsid w:val="00F6327F"/>
    <w:rPr>
      <w:b/>
      <w:bCs/>
    </w:rPr>
  </w:style>
  <w:style w:type="paragraph" w:styleId="NormalWeb">
    <w:name w:val="Normal (Web)"/>
    <w:basedOn w:val="Normal"/>
    <w:uiPriority w:val="99"/>
    <w:unhideWhenUsed/>
    <w:rsid w:val="00F6327F"/>
    <w:pPr>
      <w:spacing w:before="100" w:beforeAutospacing="1" w:after="100" w:afterAutospacing="1" w:line="240" w:lineRule="auto"/>
    </w:pPr>
    <w:rPr>
      <w:rFonts w:ascii="Times New Roman" w:hAnsi="Times New Roman"/>
      <w:sz w:val="24"/>
      <w:lang w:val="en-CA" w:eastAsia="en-CA"/>
    </w:rPr>
  </w:style>
  <w:style w:type="paragraph" w:customStyle="1" w:styleId="ListBullets">
    <w:name w:val="List Bullets"/>
    <w:basedOn w:val="Normal"/>
    <w:uiPriority w:val="34"/>
    <w:qFormat/>
    <w:rsid w:val="00F6327F"/>
    <w:pPr>
      <w:numPr>
        <w:numId w:val="29"/>
      </w:numPr>
      <w:spacing w:before="80" w:after="80" w:line="240" w:lineRule="atLeast"/>
      <w:jc w:val="both"/>
    </w:pPr>
    <w:rPr>
      <w:rFonts w:ascii="Calibri" w:eastAsia="Calibri" w:hAnsi="Calibri" w:cs="Arial"/>
      <w:sz w:val="24"/>
      <w:lang w:val="fr-CA"/>
    </w:rPr>
  </w:style>
  <w:style w:type="numbering" w:customStyle="1" w:styleId="bulletlist">
    <w:name w:val="bullet list"/>
    <w:uiPriority w:val="99"/>
    <w:rsid w:val="00F6327F"/>
    <w:pPr>
      <w:numPr>
        <w:numId w:val="28"/>
      </w:numPr>
    </w:pPr>
  </w:style>
  <w:style w:type="table" w:styleId="TableGrid">
    <w:name w:val="Table Grid"/>
    <w:basedOn w:val="TableNormal"/>
    <w:uiPriority w:val="59"/>
    <w:rsid w:val="00F6327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F0AD4"/>
    <w:pPr>
      <w:autoSpaceDE w:val="0"/>
      <w:autoSpaceDN w:val="0"/>
      <w:adjustRightInd w:val="0"/>
    </w:pPr>
    <w:rPr>
      <w:rFonts w:ascii="Lato" w:eastAsiaTheme="minorHAnsi" w:hAnsi="Lato" w:cs="Lato"/>
      <w:color w:val="000000"/>
      <w:lang w:val="en-CA"/>
    </w:rPr>
  </w:style>
  <w:style w:type="paragraph" w:styleId="Quote">
    <w:name w:val="Quote"/>
    <w:basedOn w:val="Normal"/>
    <w:next w:val="Normal"/>
    <w:link w:val="QuoteChar"/>
    <w:uiPriority w:val="29"/>
    <w:qFormat/>
    <w:rsid w:val="008F0AD4"/>
    <w:pPr>
      <w:spacing w:before="120" w:after="120"/>
      <w:jc w:val="both"/>
    </w:pPr>
    <w:rPr>
      <w:rFonts w:ascii="Calibri" w:eastAsia="Times" w:hAnsi="Calibri" w:cs="Arial"/>
      <w:i/>
      <w:iCs/>
      <w:color w:val="000000" w:themeColor="text1"/>
      <w:sz w:val="24"/>
    </w:rPr>
  </w:style>
  <w:style w:type="character" w:customStyle="1" w:styleId="QuoteChar">
    <w:name w:val="Quote Char"/>
    <w:basedOn w:val="DefaultParagraphFont"/>
    <w:link w:val="Quote"/>
    <w:uiPriority w:val="29"/>
    <w:rsid w:val="008F0AD4"/>
    <w:rPr>
      <w:rFonts w:ascii="Calibri" w:eastAsia="Times" w:hAnsi="Calibri" w:cs="Arial"/>
      <w:i/>
      <w:iCs/>
      <w:color w:val="000000" w:themeColor="text1"/>
    </w:rPr>
  </w:style>
  <w:style w:type="table" w:customStyle="1" w:styleId="TableGrid1">
    <w:name w:val="Table Grid1"/>
    <w:basedOn w:val="TableNormal"/>
    <w:next w:val="TableGrid"/>
    <w:uiPriority w:val="59"/>
    <w:rsid w:val="008F0A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60E73"/>
    <w:rPr>
      <w:sz w:val="16"/>
      <w:szCs w:val="16"/>
    </w:rPr>
  </w:style>
  <w:style w:type="paragraph" w:styleId="CommentText">
    <w:name w:val="annotation text"/>
    <w:basedOn w:val="Normal"/>
    <w:link w:val="CommentTextChar"/>
    <w:uiPriority w:val="99"/>
    <w:semiHidden/>
    <w:unhideWhenUsed/>
    <w:rsid w:val="00B60E73"/>
    <w:pPr>
      <w:spacing w:line="240" w:lineRule="auto"/>
    </w:pPr>
    <w:rPr>
      <w:szCs w:val="20"/>
    </w:rPr>
  </w:style>
  <w:style w:type="character" w:customStyle="1" w:styleId="CommentTextChar">
    <w:name w:val="Comment Text Char"/>
    <w:basedOn w:val="DefaultParagraphFont"/>
    <w:link w:val="CommentText"/>
    <w:uiPriority w:val="99"/>
    <w:semiHidden/>
    <w:rsid w:val="00B60E7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0E73"/>
    <w:rPr>
      <w:b/>
      <w:bCs/>
    </w:rPr>
  </w:style>
  <w:style w:type="character" w:customStyle="1" w:styleId="CommentSubjectChar">
    <w:name w:val="Comment Subject Char"/>
    <w:basedOn w:val="CommentTextChar"/>
    <w:link w:val="CommentSubject"/>
    <w:uiPriority w:val="99"/>
    <w:semiHidden/>
    <w:rsid w:val="00B60E73"/>
    <w:rPr>
      <w:rFonts w:ascii="Arial" w:hAnsi="Arial"/>
      <w:b/>
      <w:bCs/>
      <w:sz w:val="20"/>
      <w:szCs w:val="20"/>
    </w:rPr>
  </w:style>
  <w:style w:type="table" w:styleId="TableGridLight">
    <w:name w:val="Grid Table Light"/>
    <w:basedOn w:val="TableNormal"/>
    <w:uiPriority w:val="40"/>
    <w:rsid w:val="00A755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7553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276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2.xml"/><Relationship Id="rId42" Type="http://schemas.openxmlformats.org/officeDocument/2006/relationships/image" Target="media/image20.jpe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3.jpeg"/><Relationship Id="rId84" Type="http://schemas.microsoft.com/office/2007/relationships/hdphoto" Target="media/hdphoto3.wdp"/><Relationship Id="rId89"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7.png"/><Relationship Id="rId107" Type="http://schemas.openxmlformats.org/officeDocument/2006/relationships/footer" Target="footer3.xml"/><Relationship Id="rId11" Type="http://schemas.openxmlformats.org/officeDocument/2006/relationships/image" Target="media/image1.png"/><Relationship Id="rId24" Type="http://schemas.openxmlformats.org/officeDocument/2006/relationships/diagramColors" Target="diagrams/colors2.xm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hyperlink" Target="http://www.fourstepsresearch.com/wp-content/uploads/2014/04/data-ink-heavy.png" TargetMode="External"/><Relationship Id="rId87" Type="http://schemas.openxmlformats.org/officeDocument/2006/relationships/image" Target="media/image57.png"/><Relationship Id="rId102" Type="http://schemas.openxmlformats.org/officeDocument/2006/relationships/image" Target="media/image70.png"/><Relationship Id="rId110"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image" Target="media/image53.png"/><Relationship Id="rId90" Type="http://schemas.openxmlformats.org/officeDocument/2006/relationships/image" Target="media/image590.png"/><Relationship Id="rId95" Type="http://schemas.openxmlformats.org/officeDocument/2006/relationships/image" Target="media/image64.png"/><Relationship Id="rId19" Type="http://schemas.openxmlformats.org/officeDocument/2006/relationships/diagramColors" Target="diagrams/colors1.xml"/><Relationship Id="rId14" Type="http://schemas.openxmlformats.org/officeDocument/2006/relationships/header" Target="header2.xml"/><Relationship Id="rId22" Type="http://schemas.openxmlformats.org/officeDocument/2006/relationships/diagramLayout" Target="diagrams/layout2.xml"/><Relationship Id="rId27" Type="http://schemas.microsoft.com/office/2007/relationships/hdphoto" Target="media/hdphoto2.wdp"/><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jpeg"/><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image" Target="media/image50.png"/><Relationship Id="rId100" Type="http://schemas.openxmlformats.org/officeDocument/2006/relationships/image" Target="media/image69.png"/><Relationship Id="rId105" Type="http://schemas.openxmlformats.org/officeDocument/2006/relationships/hyperlink" Target="http://www.fourstepsresearch.com/wp-content/uploads/2014/04/data-ink-lite.png" TargetMode="External"/><Relationship Id="rId8" Type="http://schemas.openxmlformats.org/officeDocument/2006/relationships/webSettings" Target="webSettings.xml"/><Relationship Id="rId51" Type="http://schemas.openxmlformats.org/officeDocument/2006/relationships/image" Target="media/image29.jpeg"/><Relationship Id="rId72" Type="http://schemas.openxmlformats.org/officeDocument/2006/relationships/image" Target="media/image47.png"/><Relationship Id="rId80" Type="http://schemas.openxmlformats.org/officeDocument/2006/relationships/image" Target="media/image52.png"/><Relationship Id="rId85" Type="http://schemas.openxmlformats.org/officeDocument/2006/relationships/image" Target="media/image55.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jpeg"/><Relationship Id="rId67" Type="http://schemas.openxmlformats.org/officeDocument/2006/relationships/oleObject" Target="embeddings/oleObject3.bin"/><Relationship Id="rId103" Type="http://schemas.openxmlformats.org/officeDocument/2006/relationships/hyperlink" Target="https://www.perceptualedge.com/" TargetMode="External"/><Relationship Id="rId108" Type="http://schemas.openxmlformats.org/officeDocument/2006/relationships/fontTable" Target="fontTable.xml"/><Relationship Id="rId20" Type="http://schemas.microsoft.com/office/2007/relationships/diagramDrawing" Target="diagrams/drawing1.xml"/><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oleObject" Target="embeddings/oleObject1.bin"/><Relationship Id="rId70" Type="http://schemas.openxmlformats.org/officeDocument/2006/relationships/image" Target="media/image45.jpeg"/><Relationship Id="rId75" Type="http://schemas.openxmlformats.org/officeDocument/2006/relationships/oleObject" Target="embeddings/oleObject5.bin"/><Relationship Id="rId83" Type="http://schemas.openxmlformats.org/officeDocument/2006/relationships/image" Target="media/image54.png"/><Relationship Id="rId88" Type="http://schemas.openxmlformats.org/officeDocument/2006/relationships/image" Target="media/image58.jpe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diagramQuickStyle" Target="diagrams/quickStyle2.xm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png"/><Relationship Id="rId106" Type="http://schemas.openxmlformats.org/officeDocument/2006/relationships/hyperlink" Target="https://www.hichert.com/"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image" Target="media/image38.png"/><Relationship Id="rId65" Type="http://schemas.openxmlformats.org/officeDocument/2006/relationships/oleObject" Target="embeddings/oleObject2.bin"/><Relationship Id="rId73" Type="http://schemas.openxmlformats.org/officeDocument/2006/relationships/oleObject" Target="embeddings/oleObject4.bin"/><Relationship Id="rId78" Type="http://schemas.openxmlformats.org/officeDocument/2006/relationships/image" Target="media/image51.jpeg"/><Relationship Id="rId81" Type="http://schemas.openxmlformats.org/officeDocument/2006/relationships/hyperlink" Target="http://www.datavizcatalogue.com/" TargetMode="External"/><Relationship Id="rId86" Type="http://schemas.openxmlformats.org/officeDocument/2006/relationships/image" Target="media/image56.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hyperlink" Target="https://collaboration-admdia.forces.mil.ca/sites/ASC/Tech/CertPub/Forms/Activity.asp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diagramQuickStyle" Target="diagrams/quickStyle1.xml"/><Relationship Id="rId39" Type="http://schemas.openxmlformats.org/officeDocument/2006/relationships/image" Target="media/image17.jpeg"/><Relationship Id="rId109" Type="http://schemas.microsoft.com/office/2011/relationships/people" Target="people.xml"/><Relationship Id="rId34" Type="http://schemas.openxmlformats.org/officeDocument/2006/relationships/image" Target="media/image12.png"/><Relationship Id="rId50" Type="http://schemas.openxmlformats.org/officeDocument/2006/relationships/image" Target="media/image28.jpeg"/><Relationship Id="rId55" Type="http://schemas.openxmlformats.org/officeDocument/2006/relationships/image" Target="media/image33.png"/><Relationship Id="rId76" Type="http://schemas.openxmlformats.org/officeDocument/2006/relationships/image" Target="media/image49.jpeg"/><Relationship Id="rId97" Type="http://schemas.openxmlformats.org/officeDocument/2006/relationships/image" Target="media/image66.png"/><Relationship Id="rId104" Type="http://schemas.openxmlformats.org/officeDocument/2006/relationships/hyperlink" Target="https://collaboration-navy-marine.forces.mil.ca/ent/casc/CASC%20Shared%20Documents/CASC%20Solution%20Enablement/Web%20Intelligence%20-%20Design%20and%20Standards%20Guide.docx" TargetMode="External"/><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image" Target="media/image61.png"/></Relationships>
</file>

<file path=word/_rels/footer3.xml.rels><?xml version="1.0" encoding="UTF-8" standalone="yes"?>
<Relationships xmlns="http://schemas.openxmlformats.org/package/2006/relationships"><Relationship Id="rId1" Type="http://schemas.openxmlformats.org/officeDocument/2006/relationships/image" Target="media/image7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02A187-3B50-4CD1-AC88-2871AB850AF5}" type="doc">
      <dgm:prSet loTypeId="urn:microsoft.com/office/officeart/2005/8/layout/chevron1" loCatId="process" qsTypeId="urn:microsoft.com/office/officeart/2005/8/quickstyle/simple1" qsCatId="simple" csTypeId="urn:microsoft.com/office/officeart/2005/8/colors/accent0_1" csCatId="mainScheme" phldr="1"/>
      <dgm:spPr/>
    </dgm:pt>
    <dgm:pt modelId="{A3EDF174-7064-4FE8-ABD0-F4F30E021A47}">
      <dgm:prSet phldrT="[Text]" custT="1"/>
      <dgm:spPr>
        <a:xfrm>
          <a:off x="2792" y="227056"/>
          <a:ext cx="1625730" cy="650292"/>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pPr algn="ctr"/>
          <a:r>
            <a:rPr lang="en-CA" sz="1200" b="1">
              <a:solidFill>
                <a:sysClr val="windowText" lastClr="000000">
                  <a:hueOff val="0"/>
                  <a:satOff val="0"/>
                  <a:lumOff val="0"/>
                  <a:alphaOff val="0"/>
                </a:sysClr>
              </a:solidFill>
              <a:latin typeface="Cambria"/>
              <a:ea typeface="+mn-ea"/>
              <a:cs typeface="+mn-cs"/>
            </a:rPr>
            <a:t>Better Design</a:t>
          </a:r>
        </a:p>
      </dgm:t>
    </dgm:pt>
    <dgm:pt modelId="{2055BB05-C6C0-4076-83C4-977C313A1346}" type="parTrans" cxnId="{DF2D6757-58F7-483F-A95B-C40434AEF9B1}">
      <dgm:prSet/>
      <dgm:spPr/>
      <dgm:t>
        <a:bodyPr/>
        <a:lstStyle/>
        <a:p>
          <a:pPr algn="ctr"/>
          <a:endParaRPr lang="en-CA" sz="1600" b="1">
            <a:solidFill>
              <a:schemeClr val="tx1"/>
            </a:solidFill>
          </a:endParaRPr>
        </a:p>
      </dgm:t>
    </dgm:pt>
    <dgm:pt modelId="{1ED5A1AA-1A98-4F0A-9F70-0336CC7BC17D}" type="sibTrans" cxnId="{DF2D6757-58F7-483F-A95B-C40434AEF9B1}">
      <dgm:prSet/>
      <dgm:spPr/>
      <dgm:t>
        <a:bodyPr/>
        <a:lstStyle/>
        <a:p>
          <a:pPr algn="ctr"/>
          <a:endParaRPr lang="en-CA" sz="1600" b="1">
            <a:solidFill>
              <a:schemeClr val="tx1"/>
            </a:solidFill>
          </a:endParaRPr>
        </a:p>
      </dgm:t>
    </dgm:pt>
    <dgm:pt modelId="{CBBB9301-EFD5-4923-92D9-FCFB1081DC91}">
      <dgm:prSet phldrT="[Text]" custT="1"/>
      <dgm:spPr>
        <a:xfrm>
          <a:off x="1465950" y="227056"/>
          <a:ext cx="1625730" cy="650292"/>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pPr algn="ctr"/>
          <a:r>
            <a:rPr lang="en-CA" sz="1200" b="1">
              <a:solidFill>
                <a:sysClr val="windowText" lastClr="000000">
                  <a:hueOff val="0"/>
                  <a:satOff val="0"/>
                  <a:lumOff val="0"/>
                  <a:alphaOff val="0"/>
                </a:sysClr>
              </a:solidFill>
              <a:latin typeface="Cambria"/>
              <a:ea typeface="+mn-ea"/>
              <a:cs typeface="+mn-cs"/>
            </a:rPr>
            <a:t>Higher Readability</a:t>
          </a:r>
        </a:p>
      </dgm:t>
    </dgm:pt>
    <dgm:pt modelId="{D07EA866-A0D1-4320-A4FD-F8272E564C6E}" type="parTrans" cxnId="{28652A1F-3AF4-4A23-A371-47F421D69AE8}">
      <dgm:prSet/>
      <dgm:spPr/>
      <dgm:t>
        <a:bodyPr/>
        <a:lstStyle/>
        <a:p>
          <a:pPr algn="ctr"/>
          <a:endParaRPr lang="en-CA" sz="1600" b="1">
            <a:solidFill>
              <a:schemeClr val="tx1"/>
            </a:solidFill>
          </a:endParaRPr>
        </a:p>
      </dgm:t>
    </dgm:pt>
    <dgm:pt modelId="{32688DCF-B3D9-43E0-B3B7-C7E2E72C1C9A}" type="sibTrans" cxnId="{28652A1F-3AF4-4A23-A371-47F421D69AE8}">
      <dgm:prSet/>
      <dgm:spPr/>
      <dgm:t>
        <a:bodyPr/>
        <a:lstStyle/>
        <a:p>
          <a:pPr algn="ctr"/>
          <a:endParaRPr lang="en-CA" sz="1600" b="1">
            <a:solidFill>
              <a:schemeClr val="tx1"/>
            </a:solidFill>
          </a:endParaRPr>
        </a:p>
      </dgm:t>
    </dgm:pt>
    <dgm:pt modelId="{21ACAFE1-B639-446D-966F-0C4C4760572B}">
      <dgm:prSet phldrT="[Text]" custT="1"/>
      <dgm:spPr>
        <a:xfrm>
          <a:off x="2929107" y="227056"/>
          <a:ext cx="1625730" cy="650292"/>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pPr algn="ctr"/>
          <a:r>
            <a:rPr lang="en-CA" sz="1200" b="1">
              <a:solidFill>
                <a:sysClr val="windowText" lastClr="000000">
                  <a:hueOff val="0"/>
                  <a:satOff val="0"/>
                  <a:lumOff val="0"/>
                  <a:alphaOff val="0"/>
                </a:sysClr>
              </a:solidFill>
              <a:latin typeface="Cambria"/>
              <a:ea typeface="+mn-ea"/>
              <a:cs typeface="+mn-cs"/>
            </a:rPr>
            <a:t>Better Adoption</a:t>
          </a:r>
        </a:p>
      </dgm:t>
    </dgm:pt>
    <dgm:pt modelId="{26312395-974F-4C80-8EAA-79F10153E1AE}" type="parTrans" cxnId="{3827D39B-1F5C-4B1A-8FAB-5481A13A4A61}">
      <dgm:prSet/>
      <dgm:spPr/>
      <dgm:t>
        <a:bodyPr/>
        <a:lstStyle/>
        <a:p>
          <a:pPr algn="ctr"/>
          <a:endParaRPr lang="en-CA" sz="1600" b="1">
            <a:solidFill>
              <a:schemeClr val="tx1"/>
            </a:solidFill>
          </a:endParaRPr>
        </a:p>
      </dgm:t>
    </dgm:pt>
    <dgm:pt modelId="{D846A12B-ACCD-4023-BCDC-D5FFB0808315}" type="sibTrans" cxnId="{3827D39B-1F5C-4B1A-8FAB-5481A13A4A61}">
      <dgm:prSet/>
      <dgm:spPr/>
      <dgm:t>
        <a:bodyPr/>
        <a:lstStyle/>
        <a:p>
          <a:pPr algn="ctr"/>
          <a:endParaRPr lang="en-CA" sz="1600" b="1">
            <a:solidFill>
              <a:schemeClr val="tx1"/>
            </a:solidFill>
          </a:endParaRPr>
        </a:p>
      </dgm:t>
    </dgm:pt>
    <dgm:pt modelId="{43717998-14BE-4C52-9757-EBAE414C6F19}">
      <dgm:prSet phldrT="[Text]" custT="1"/>
      <dgm:spPr>
        <a:xfrm>
          <a:off x="4392265" y="227056"/>
          <a:ext cx="1625730" cy="650292"/>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pPr algn="ctr"/>
          <a:r>
            <a:rPr lang="en-CA" sz="1200" b="1">
              <a:solidFill>
                <a:sysClr val="windowText" lastClr="000000">
                  <a:hueOff val="0"/>
                  <a:satOff val="0"/>
                  <a:lumOff val="0"/>
                  <a:alphaOff val="0"/>
                </a:sysClr>
              </a:solidFill>
              <a:latin typeface="Cambria"/>
              <a:ea typeface="+mn-ea"/>
              <a:cs typeface="+mn-cs"/>
            </a:rPr>
            <a:t>Increased Business Efficiency</a:t>
          </a:r>
        </a:p>
      </dgm:t>
    </dgm:pt>
    <dgm:pt modelId="{F68B7A28-F96A-406B-BD18-40B1570AA71E}" type="parTrans" cxnId="{5940FBC7-F988-4242-8F8F-8BFFBF46AC1C}">
      <dgm:prSet/>
      <dgm:spPr/>
      <dgm:t>
        <a:bodyPr/>
        <a:lstStyle/>
        <a:p>
          <a:pPr algn="ctr"/>
          <a:endParaRPr lang="en-CA" sz="1600" b="1">
            <a:solidFill>
              <a:schemeClr val="tx1"/>
            </a:solidFill>
          </a:endParaRPr>
        </a:p>
      </dgm:t>
    </dgm:pt>
    <dgm:pt modelId="{B995737A-9FE8-46DF-907C-81E9DA742D2E}" type="sibTrans" cxnId="{5940FBC7-F988-4242-8F8F-8BFFBF46AC1C}">
      <dgm:prSet/>
      <dgm:spPr/>
      <dgm:t>
        <a:bodyPr/>
        <a:lstStyle/>
        <a:p>
          <a:pPr algn="ctr"/>
          <a:endParaRPr lang="en-CA" sz="1600" b="1">
            <a:solidFill>
              <a:schemeClr val="tx1"/>
            </a:solidFill>
          </a:endParaRPr>
        </a:p>
      </dgm:t>
    </dgm:pt>
    <dgm:pt modelId="{DFA1B97B-6FA8-4626-A0BA-591F218775F6}" type="pres">
      <dgm:prSet presAssocID="{7202A187-3B50-4CD1-AC88-2871AB850AF5}" presName="Name0" presStyleCnt="0">
        <dgm:presLayoutVars>
          <dgm:dir/>
          <dgm:animLvl val="lvl"/>
          <dgm:resizeHandles val="exact"/>
        </dgm:presLayoutVars>
      </dgm:prSet>
      <dgm:spPr/>
    </dgm:pt>
    <dgm:pt modelId="{84966CD4-DF2F-4B32-8BA4-5D0FFAF72560}" type="pres">
      <dgm:prSet presAssocID="{A3EDF174-7064-4FE8-ABD0-F4F30E021A47}" presName="parTxOnly" presStyleLbl="node1" presStyleIdx="0" presStyleCnt="4">
        <dgm:presLayoutVars>
          <dgm:chMax val="0"/>
          <dgm:chPref val="0"/>
          <dgm:bulletEnabled val="1"/>
        </dgm:presLayoutVars>
      </dgm:prSet>
      <dgm:spPr>
        <a:prstGeom prst="chevron">
          <a:avLst/>
        </a:prstGeom>
      </dgm:spPr>
      <dgm:t>
        <a:bodyPr/>
        <a:lstStyle/>
        <a:p>
          <a:endParaRPr lang="en-CA"/>
        </a:p>
      </dgm:t>
    </dgm:pt>
    <dgm:pt modelId="{9E5F0586-C49F-4CAA-BA2C-FD2BCB88C8E8}" type="pres">
      <dgm:prSet presAssocID="{1ED5A1AA-1A98-4F0A-9F70-0336CC7BC17D}" presName="parTxOnlySpace" presStyleCnt="0"/>
      <dgm:spPr/>
    </dgm:pt>
    <dgm:pt modelId="{876EBBD5-4BB3-482F-BB96-69237713941A}" type="pres">
      <dgm:prSet presAssocID="{CBBB9301-EFD5-4923-92D9-FCFB1081DC91}" presName="parTxOnly" presStyleLbl="node1" presStyleIdx="1" presStyleCnt="4">
        <dgm:presLayoutVars>
          <dgm:chMax val="0"/>
          <dgm:chPref val="0"/>
          <dgm:bulletEnabled val="1"/>
        </dgm:presLayoutVars>
      </dgm:prSet>
      <dgm:spPr>
        <a:prstGeom prst="chevron">
          <a:avLst/>
        </a:prstGeom>
      </dgm:spPr>
      <dgm:t>
        <a:bodyPr/>
        <a:lstStyle/>
        <a:p>
          <a:endParaRPr lang="en-CA"/>
        </a:p>
      </dgm:t>
    </dgm:pt>
    <dgm:pt modelId="{5861D9C8-18CA-4F0E-9E1B-D3D971DFF00F}" type="pres">
      <dgm:prSet presAssocID="{32688DCF-B3D9-43E0-B3B7-C7E2E72C1C9A}" presName="parTxOnlySpace" presStyleCnt="0"/>
      <dgm:spPr/>
    </dgm:pt>
    <dgm:pt modelId="{A6094236-BB1A-4F99-9321-34DAF205F561}" type="pres">
      <dgm:prSet presAssocID="{21ACAFE1-B639-446D-966F-0C4C4760572B}" presName="parTxOnly" presStyleLbl="node1" presStyleIdx="2" presStyleCnt="4">
        <dgm:presLayoutVars>
          <dgm:chMax val="0"/>
          <dgm:chPref val="0"/>
          <dgm:bulletEnabled val="1"/>
        </dgm:presLayoutVars>
      </dgm:prSet>
      <dgm:spPr>
        <a:prstGeom prst="chevron">
          <a:avLst/>
        </a:prstGeom>
      </dgm:spPr>
      <dgm:t>
        <a:bodyPr/>
        <a:lstStyle/>
        <a:p>
          <a:endParaRPr lang="en-CA"/>
        </a:p>
      </dgm:t>
    </dgm:pt>
    <dgm:pt modelId="{C5564150-53F7-4A76-BA16-D7308851846E}" type="pres">
      <dgm:prSet presAssocID="{D846A12B-ACCD-4023-BCDC-D5FFB0808315}" presName="parTxOnlySpace" presStyleCnt="0"/>
      <dgm:spPr/>
    </dgm:pt>
    <dgm:pt modelId="{34931451-7504-41D4-AD26-61A937E75824}" type="pres">
      <dgm:prSet presAssocID="{43717998-14BE-4C52-9757-EBAE414C6F19}" presName="parTxOnly" presStyleLbl="node1" presStyleIdx="3" presStyleCnt="4">
        <dgm:presLayoutVars>
          <dgm:chMax val="0"/>
          <dgm:chPref val="0"/>
          <dgm:bulletEnabled val="1"/>
        </dgm:presLayoutVars>
      </dgm:prSet>
      <dgm:spPr>
        <a:prstGeom prst="chevron">
          <a:avLst/>
        </a:prstGeom>
      </dgm:spPr>
      <dgm:t>
        <a:bodyPr/>
        <a:lstStyle/>
        <a:p>
          <a:endParaRPr lang="en-CA"/>
        </a:p>
      </dgm:t>
    </dgm:pt>
  </dgm:ptLst>
  <dgm:cxnLst>
    <dgm:cxn modelId="{682B843C-0179-4F35-BF2E-FE30D4FEAFE8}" type="presOf" srcId="{A3EDF174-7064-4FE8-ABD0-F4F30E021A47}" destId="{84966CD4-DF2F-4B32-8BA4-5D0FFAF72560}" srcOrd="0" destOrd="0" presId="urn:microsoft.com/office/officeart/2005/8/layout/chevron1"/>
    <dgm:cxn modelId="{5940FBC7-F988-4242-8F8F-8BFFBF46AC1C}" srcId="{7202A187-3B50-4CD1-AC88-2871AB850AF5}" destId="{43717998-14BE-4C52-9757-EBAE414C6F19}" srcOrd="3" destOrd="0" parTransId="{F68B7A28-F96A-406B-BD18-40B1570AA71E}" sibTransId="{B995737A-9FE8-46DF-907C-81E9DA742D2E}"/>
    <dgm:cxn modelId="{87B9897A-2ECB-44CA-9928-D533A445ADA0}" type="presOf" srcId="{21ACAFE1-B639-446D-966F-0C4C4760572B}" destId="{A6094236-BB1A-4F99-9321-34DAF205F561}" srcOrd="0" destOrd="0" presId="urn:microsoft.com/office/officeart/2005/8/layout/chevron1"/>
    <dgm:cxn modelId="{3827D39B-1F5C-4B1A-8FAB-5481A13A4A61}" srcId="{7202A187-3B50-4CD1-AC88-2871AB850AF5}" destId="{21ACAFE1-B639-446D-966F-0C4C4760572B}" srcOrd="2" destOrd="0" parTransId="{26312395-974F-4C80-8EAA-79F10153E1AE}" sibTransId="{D846A12B-ACCD-4023-BCDC-D5FFB0808315}"/>
    <dgm:cxn modelId="{113BACF7-97BA-4650-8AAE-34DD6F8A6756}" type="presOf" srcId="{43717998-14BE-4C52-9757-EBAE414C6F19}" destId="{34931451-7504-41D4-AD26-61A937E75824}" srcOrd="0" destOrd="0" presId="urn:microsoft.com/office/officeart/2005/8/layout/chevron1"/>
    <dgm:cxn modelId="{28652A1F-3AF4-4A23-A371-47F421D69AE8}" srcId="{7202A187-3B50-4CD1-AC88-2871AB850AF5}" destId="{CBBB9301-EFD5-4923-92D9-FCFB1081DC91}" srcOrd="1" destOrd="0" parTransId="{D07EA866-A0D1-4320-A4FD-F8272E564C6E}" sibTransId="{32688DCF-B3D9-43E0-B3B7-C7E2E72C1C9A}"/>
    <dgm:cxn modelId="{76CC74F2-B1D3-4907-9378-DED1F3D216E1}" type="presOf" srcId="{CBBB9301-EFD5-4923-92D9-FCFB1081DC91}" destId="{876EBBD5-4BB3-482F-BB96-69237713941A}" srcOrd="0" destOrd="0" presId="urn:microsoft.com/office/officeart/2005/8/layout/chevron1"/>
    <dgm:cxn modelId="{0583069C-378D-419A-9552-00FACA901FAC}" type="presOf" srcId="{7202A187-3B50-4CD1-AC88-2871AB850AF5}" destId="{DFA1B97B-6FA8-4626-A0BA-591F218775F6}" srcOrd="0" destOrd="0" presId="urn:microsoft.com/office/officeart/2005/8/layout/chevron1"/>
    <dgm:cxn modelId="{DF2D6757-58F7-483F-A95B-C40434AEF9B1}" srcId="{7202A187-3B50-4CD1-AC88-2871AB850AF5}" destId="{A3EDF174-7064-4FE8-ABD0-F4F30E021A47}" srcOrd="0" destOrd="0" parTransId="{2055BB05-C6C0-4076-83C4-977C313A1346}" sibTransId="{1ED5A1AA-1A98-4F0A-9F70-0336CC7BC17D}"/>
    <dgm:cxn modelId="{5C2B4F0C-3F69-4021-9FA5-3D1EAECEA893}" type="presParOf" srcId="{DFA1B97B-6FA8-4626-A0BA-591F218775F6}" destId="{84966CD4-DF2F-4B32-8BA4-5D0FFAF72560}" srcOrd="0" destOrd="0" presId="urn:microsoft.com/office/officeart/2005/8/layout/chevron1"/>
    <dgm:cxn modelId="{828D0041-708D-4011-ACA3-A589173A0B32}" type="presParOf" srcId="{DFA1B97B-6FA8-4626-A0BA-591F218775F6}" destId="{9E5F0586-C49F-4CAA-BA2C-FD2BCB88C8E8}" srcOrd="1" destOrd="0" presId="urn:microsoft.com/office/officeart/2005/8/layout/chevron1"/>
    <dgm:cxn modelId="{BA3D2E3E-790C-4A5B-B4D1-9D666EB8FECD}" type="presParOf" srcId="{DFA1B97B-6FA8-4626-A0BA-591F218775F6}" destId="{876EBBD5-4BB3-482F-BB96-69237713941A}" srcOrd="2" destOrd="0" presId="urn:microsoft.com/office/officeart/2005/8/layout/chevron1"/>
    <dgm:cxn modelId="{AA8A6DD2-0D05-4C77-9202-D2120CD877A4}" type="presParOf" srcId="{DFA1B97B-6FA8-4626-A0BA-591F218775F6}" destId="{5861D9C8-18CA-4F0E-9E1B-D3D971DFF00F}" srcOrd="3" destOrd="0" presId="urn:microsoft.com/office/officeart/2005/8/layout/chevron1"/>
    <dgm:cxn modelId="{1E6A9FF9-D20D-4218-8612-091AB8DE8EAA}" type="presParOf" srcId="{DFA1B97B-6FA8-4626-A0BA-591F218775F6}" destId="{A6094236-BB1A-4F99-9321-34DAF205F561}" srcOrd="4" destOrd="0" presId="urn:microsoft.com/office/officeart/2005/8/layout/chevron1"/>
    <dgm:cxn modelId="{C7632ABE-239E-44B2-81B1-D7D76A84744B}" type="presParOf" srcId="{DFA1B97B-6FA8-4626-A0BA-591F218775F6}" destId="{C5564150-53F7-4A76-BA16-D7308851846E}" srcOrd="5" destOrd="0" presId="urn:microsoft.com/office/officeart/2005/8/layout/chevron1"/>
    <dgm:cxn modelId="{CE43FFAF-190E-4D39-8B71-163652434A3A}" type="presParOf" srcId="{DFA1B97B-6FA8-4626-A0BA-591F218775F6}" destId="{34931451-7504-41D4-AD26-61A937E75824}" srcOrd="6" destOrd="0" presId="urn:microsoft.com/office/officeart/2005/8/layout/chevr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136C770-1892-454B-B9BB-CF56D03642F2}" type="doc">
      <dgm:prSet loTypeId="urn:microsoft.com/office/officeart/2009/layout/CircleArrowProcess" loCatId="process" qsTypeId="urn:microsoft.com/office/officeart/2005/8/quickstyle/simple1" qsCatId="simple" csTypeId="urn:microsoft.com/office/officeart/2005/8/colors/accent0_3" csCatId="mainScheme" phldr="1"/>
      <dgm:spPr/>
      <dgm:t>
        <a:bodyPr/>
        <a:lstStyle/>
        <a:p>
          <a:endParaRPr lang="en-CA"/>
        </a:p>
      </dgm:t>
    </dgm:pt>
    <dgm:pt modelId="{CBE96ECD-E278-4857-9E38-1A94DF9B148C}">
      <dgm:prSet phldrT="[Text]"/>
      <dgm:spPr>
        <a:xfrm>
          <a:off x="2434905" y="794613"/>
          <a:ext cx="1222845" cy="611276"/>
        </a:xfrm>
      </dgm:spPr>
      <dgm:t>
        <a:bodyPr/>
        <a:lstStyle/>
        <a:p>
          <a:pPr algn="ctr"/>
          <a:r>
            <a:rPr lang="en-CA" b="1">
              <a:latin typeface="Cambria"/>
              <a:ea typeface="+mn-ea"/>
              <a:cs typeface="+mn-cs"/>
            </a:rPr>
            <a:t>REQUIREMENTS</a:t>
          </a:r>
        </a:p>
        <a:p>
          <a:pPr algn="ctr"/>
          <a:r>
            <a:rPr lang="en-CA">
              <a:latin typeface="Cambria"/>
              <a:ea typeface="+mn-ea"/>
              <a:cs typeface="+mn-cs"/>
            </a:rPr>
            <a:t>What is the message?</a:t>
          </a:r>
        </a:p>
      </dgm:t>
    </dgm:pt>
    <dgm:pt modelId="{48599047-CB76-4DCF-9E2C-7DAE90BBAC8C}" type="parTrans" cxnId="{93CF575F-E654-40EB-921F-D24DCAA87D14}">
      <dgm:prSet/>
      <dgm:spPr/>
      <dgm:t>
        <a:bodyPr/>
        <a:lstStyle/>
        <a:p>
          <a:pPr algn="ctr"/>
          <a:endParaRPr lang="en-CA"/>
        </a:p>
      </dgm:t>
    </dgm:pt>
    <dgm:pt modelId="{6E1FCDE6-777D-4853-9816-86FE9AE1A4AE}" type="sibTrans" cxnId="{93CF575F-E654-40EB-921F-D24DCAA87D14}">
      <dgm:prSet/>
      <dgm:spPr/>
      <dgm:t>
        <a:bodyPr/>
        <a:lstStyle/>
        <a:p>
          <a:pPr algn="ctr"/>
          <a:endParaRPr lang="en-CA"/>
        </a:p>
      </dgm:t>
    </dgm:pt>
    <dgm:pt modelId="{29575CE5-83EE-4F64-8F63-68B27658B4A1}">
      <dgm:prSet phldrT="[Text]"/>
      <dgm:spPr>
        <a:xfrm>
          <a:off x="1826169" y="2066544"/>
          <a:ext cx="1222845" cy="611276"/>
        </a:xfrm>
      </dgm:spPr>
      <dgm:t>
        <a:bodyPr/>
        <a:lstStyle/>
        <a:p>
          <a:pPr algn="ctr"/>
          <a:r>
            <a:rPr lang="en-CA" b="1">
              <a:latin typeface="Cambria"/>
              <a:ea typeface="+mn-ea"/>
              <a:cs typeface="+mn-cs"/>
            </a:rPr>
            <a:t>ORGANIZATION</a:t>
          </a:r>
          <a:endParaRPr lang="en-CA">
            <a:latin typeface="Cambria"/>
            <a:ea typeface="+mn-ea"/>
            <a:cs typeface="+mn-cs"/>
          </a:endParaRPr>
        </a:p>
        <a:p>
          <a:pPr algn="ctr"/>
          <a:r>
            <a:rPr lang="en-CA">
              <a:latin typeface="Cambria"/>
              <a:ea typeface="+mn-ea"/>
              <a:cs typeface="+mn-cs"/>
            </a:rPr>
            <a:t>What is the best report structure?</a:t>
          </a:r>
        </a:p>
      </dgm:t>
    </dgm:pt>
    <dgm:pt modelId="{E076EBA9-4C6C-41F4-A7C3-829AAD197D46}" type="parTrans" cxnId="{212C88F4-2018-4066-AAFA-1EDA3960EF32}">
      <dgm:prSet/>
      <dgm:spPr/>
      <dgm:t>
        <a:bodyPr/>
        <a:lstStyle/>
        <a:p>
          <a:pPr algn="ctr"/>
          <a:endParaRPr lang="en-CA"/>
        </a:p>
      </dgm:t>
    </dgm:pt>
    <dgm:pt modelId="{C3E92F65-9C62-4ADC-B2A3-32567F939167}" type="sibTrans" cxnId="{212C88F4-2018-4066-AAFA-1EDA3960EF32}">
      <dgm:prSet/>
      <dgm:spPr/>
      <dgm:t>
        <a:bodyPr/>
        <a:lstStyle/>
        <a:p>
          <a:pPr algn="ctr"/>
          <a:endParaRPr lang="en-CA"/>
        </a:p>
      </dgm:t>
    </dgm:pt>
    <dgm:pt modelId="{8C2A5EEA-F684-44C0-A305-6B8CADF25F88}">
      <dgm:prSet phldrT="[Text]"/>
      <dgm:spPr>
        <a:xfrm>
          <a:off x="2437798" y="3340303"/>
          <a:ext cx="1222845" cy="611276"/>
        </a:xfrm>
      </dgm:spPr>
      <dgm:t>
        <a:bodyPr/>
        <a:lstStyle/>
        <a:p>
          <a:pPr algn="ctr"/>
          <a:r>
            <a:rPr lang="en-CA" b="1">
              <a:latin typeface="Cambria"/>
              <a:ea typeface="+mn-ea"/>
              <a:cs typeface="+mn-cs"/>
            </a:rPr>
            <a:t>DESIGN</a:t>
          </a:r>
        </a:p>
        <a:p>
          <a:pPr algn="ctr"/>
          <a:r>
            <a:rPr lang="en-CA">
              <a:latin typeface="Cambria"/>
              <a:ea typeface="+mn-ea"/>
              <a:cs typeface="+mn-cs"/>
            </a:rPr>
            <a:t>Effective elements formatting</a:t>
          </a:r>
        </a:p>
      </dgm:t>
    </dgm:pt>
    <dgm:pt modelId="{21CC3EBD-C50E-4164-BE9C-DBCAB8639587}" type="parTrans" cxnId="{6EA49F91-6E03-49FB-97F5-36A5224EBC66}">
      <dgm:prSet/>
      <dgm:spPr/>
      <dgm:t>
        <a:bodyPr/>
        <a:lstStyle/>
        <a:p>
          <a:pPr algn="ctr"/>
          <a:endParaRPr lang="en-CA"/>
        </a:p>
      </dgm:t>
    </dgm:pt>
    <dgm:pt modelId="{AC0EACF1-0D67-46E0-9107-A0F7DCB5CADB}" type="sibTrans" cxnId="{6EA49F91-6E03-49FB-97F5-36A5224EBC66}">
      <dgm:prSet/>
      <dgm:spPr/>
      <dgm:t>
        <a:bodyPr/>
        <a:lstStyle/>
        <a:p>
          <a:pPr algn="ctr"/>
          <a:endParaRPr lang="en-CA"/>
        </a:p>
      </dgm:t>
    </dgm:pt>
    <dgm:pt modelId="{6A9BE0AF-01AE-4369-ACF6-924A4AAD53CD}" type="pres">
      <dgm:prSet presAssocID="{2136C770-1892-454B-B9BB-CF56D03642F2}" presName="Name0" presStyleCnt="0">
        <dgm:presLayoutVars>
          <dgm:chMax val="7"/>
          <dgm:chPref val="7"/>
          <dgm:dir/>
          <dgm:animLvl val="lvl"/>
        </dgm:presLayoutVars>
      </dgm:prSet>
      <dgm:spPr/>
      <dgm:t>
        <a:bodyPr/>
        <a:lstStyle/>
        <a:p>
          <a:endParaRPr lang="en-CA"/>
        </a:p>
      </dgm:t>
    </dgm:pt>
    <dgm:pt modelId="{168BFAFE-B119-4197-BEE8-B971E5B59AC0}" type="pres">
      <dgm:prSet presAssocID="{CBE96ECD-E278-4857-9E38-1A94DF9B148C}" presName="Accent1" presStyleCnt="0"/>
      <dgm:spPr/>
      <dgm:t>
        <a:bodyPr/>
        <a:lstStyle/>
        <a:p>
          <a:endParaRPr lang="en-CA"/>
        </a:p>
      </dgm:t>
    </dgm:pt>
    <dgm:pt modelId="{09FE8B6C-1565-4484-8494-FB8A5A8B95F9}" type="pres">
      <dgm:prSet presAssocID="{CBE96ECD-E278-4857-9E38-1A94DF9B148C}" presName="Accent" presStyleLbl="node1" presStyleIdx="0" presStyleCnt="3"/>
      <dgm:spPr>
        <a:xfrm>
          <a:off x="1948495" y="0"/>
          <a:ext cx="2200625" cy="2200960"/>
        </a:xfrm>
        <a:prstGeom prst="circularArrow">
          <a:avLst>
            <a:gd name="adj1" fmla="val 10980"/>
            <a:gd name="adj2" fmla="val 1142322"/>
            <a:gd name="adj3" fmla="val 4500000"/>
            <a:gd name="adj4" fmla="val 10800000"/>
            <a:gd name="adj5" fmla="val 12500"/>
          </a:avLst>
        </a:prstGeom>
        <a:solidFill>
          <a:schemeClr val="tx1">
            <a:lumMod val="50000"/>
            <a:lumOff val="50000"/>
          </a:schemeClr>
        </a:solidFill>
        <a:ln>
          <a:solidFill>
            <a:schemeClr val="tx1"/>
          </a:solidFill>
        </a:ln>
      </dgm:spPr>
      <dgm:t>
        <a:bodyPr/>
        <a:lstStyle/>
        <a:p>
          <a:endParaRPr lang="en-CA"/>
        </a:p>
      </dgm:t>
    </dgm:pt>
    <dgm:pt modelId="{43800D6B-EAD2-4C88-9379-E55A8367440B}" type="pres">
      <dgm:prSet presAssocID="{CBE96ECD-E278-4857-9E38-1A94DF9B148C}" presName="Parent1" presStyleLbl="revTx" presStyleIdx="0" presStyleCnt="3">
        <dgm:presLayoutVars>
          <dgm:chMax val="1"/>
          <dgm:chPref val="1"/>
          <dgm:bulletEnabled val="1"/>
        </dgm:presLayoutVars>
      </dgm:prSet>
      <dgm:spPr>
        <a:prstGeom prst="rect">
          <a:avLst/>
        </a:prstGeom>
      </dgm:spPr>
      <dgm:t>
        <a:bodyPr/>
        <a:lstStyle/>
        <a:p>
          <a:endParaRPr lang="en-CA"/>
        </a:p>
      </dgm:t>
    </dgm:pt>
    <dgm:pt modelId="{ED15653A-2579-4269-95CC-167914C2304B}" type="pres">
      <dgm:prSet presAssocID="{29575CE5-83EE-4F64-8F63-68B27658B4A1}" presName="Accent2" presStyleCnt="0"/>
      <dgm:spPr/>
      <dgm:t>
        <a:bodyPr/>
        <a:lstStyle/>
        <a:p>
          <a:endParaRPr lang="en-CA"/>
        </a:p>
      </dgm:t>
    </dgm:pt>
    <dgm:pt modelId="{B2839423-82EB-40D5-8F4B-D490FA505098}" type="pres">
      <dgm:prSet presAssocID="{29575CE5-83EE-4F64-8F63-68B27658B4A1}" presName="Accent" presStyleLbl="node1" presStyleIdx="1" presStyleCnt="3"/>
      <dgm:spPr>
        <a:xfrm>
          <a:off x="1337279" y="1264615"/>
          <a:ext cx="2200625" cy="2200960"/>
        </a:xfrm>
        <a:prstGeom prst="leftCircularArrow">
          <a:avLst>
            <a:gd name="adj1" fmla="val 10980"/>
            <a:gd name="adj2" fmla="val 1142322"/>
            <a:gd name="adj3" fmla="val 6300000"/>
            <a:gd name="adj4" fmla="val 18900000"/>
            <a:gd name="adj5" fmla="val 12500"/>
          </a:avLst>
        </a:prstGeom>
        <a:solidFill>
          <a:schemeClr val="tx1">
            <a:lumMod val="50000"/>
            <a:lumOff val="50000"/>
          </a:schemeClr>
        </a:solidFill>
        <a:ln>
          <a:solidFill>
            <a:schemeClr val="tx1"/>
          </a:solidFill>
        </a:ln>
      </dgm:spPr>
      <dgm:t>
        <a:bodyPr/>
        <a:lstStyle/>
        <a:p>
          <a:endParaRPr lang="en-CA"/>
        </a:p>
      </dgm:t>
    </dgm:pt>
    <dgm:pt modelId="{D856AA8C-6489-4710-B22A-61504A1252FA}" type="pres">
      <dgm:prSet presAssocID="{29575CE5-83EE-4F64-8F63-68B27658B4A1}" presName="Parent2" presStyleLbl="revTx" presStyleIdx="1" presStyleCnt="3">
        <dgm:presLayoutVars>
          <dgm:chMax val="1"/>
          <dgm:chPref val="1"/>
          <dgm:bulletEnabled val="1"/>
        </dgm:presLayoutVars>
      </dgm:prSet>
      <dgm:spPr>
        <a:prstGeom prst="rect">
          <a:avLst/>
        </a:prstGeom>
      </dgm:spPr>
      <dgm:t>
        <a:bodyPr/>
        <a:lstStyle/>
        <a:p>
          <a:endParaRPr lang="en-CA"/>
        </a:p>
      </dgm:t>
    </dgm:pt>
    <dgm:pt modelId="{FB7BCE46-A32D-4D31-8CE1-5F08B9514C57}" type="pres">
      <dgm:prSet presAssocID="{8C2A5EEA-F684-44C0-A305-6B8CADF25F88}" presName="Accent3" presStyleCnt="0"/>
      <dgm:spPr/>
      <dgm:t>
        <a:bodyPr/>
        <a:lstStyle/>
        <a:p>
          <a:endParaRPr lang="en-CA"/>
        </a:p>
      </dgm:t>
    </dgm:pt>
    <dgm:pt modelId="{5397FFCE-E07A-4B8B-A7D1-7B8F04511C09}" type="pres">
      <dgm:prSet presAssocID="{8C2A5EEA-F684-44C0-A305-6B8CADF25F88}" presName="Accent" presStyleLbl="node1" presStyleIdx="2" presStyleCnt="3"/>
      <dgm:spPr>
        <a:xfrm>
          <a:off x="2105121" y="2680563"/>
          <a:ext cx="1890678" cy="1891436"/>
        </a:xfrm>
        <a:prstGeom prst="blockArc">
          <a:avLst>
            <a:gd name="adj1" fmla="val 13500000"/>
            <a:gd name="adj2" fmla="val 10800000"/>
            <a:gd name="adj3" fmla="val 12740"/>
          </a:avLst>
        </a:prstGeom>
        <a:solidFill>
          <a:schemeClr val="tx1">
            <a:lumMod val="50000"/>
            <a:lumOff val="50000"/>
          </a:schemeClr>
        </a:solidFill>
        <a:ln>
          <a:solidFill>
            <a:schemeClr val="tx1"/>
          </a:solidFill>
        </a:ln>
      </dgm:spPr>
      <dgm:t>
        <a:bodyPr/>
        <a:lstStyle/>
        <a:p>
          <a:endParaRPr lang="en-CA"/>
        </a:p>
      </dgm:t>
    </dgm:pt>
    <dgm:pt modelId="{CB50CDD7-AD21-426B-8CB6-DE272ABFC460}" type="pres">
      <dgm:prSet presAssocID="{8C2A5EEA-F684-44C0-A305-6B8CADF25F88}" presName="Parent3" presStyleLbl="revTx" presStyleIdx="2" presStyleCnt="3">
        <dgm:presLayoutVars>
          <dgm:chMax val="1"/>
          <dgm:chPref val="1"/>
          <dgm:bulletEnabled val="1"/>
        </dgm:presLayoutVars>
      </dgm:prSet>
      <dgm:spPr>
        <a:prstGeom prst="rect">
          <a:avLst/>
        </a:prstGeom>
      </dgm:spPr>
      <dgm:t>
        <a:bodyPr/>
        <a:lstStyle/>
        <a:p>
          <a:endParaRPr lang="en-CA"/>
        </a:p>
      </dgm:t>
    </dgm:pt>
  </dgm:ptLst>
  <dgm:cxnLst>
    <dgm:cxn modelId="{93CF575F-E654-40EB-921F-D24DCAA87D14}" srcId="{2136C770-1892-454B-B9BB-CF56D03642F2}" destId="{CBE96ECD-E278-4857-9E38-1A94DF9B148C}" srcOrd="0" destOrd="0" parTransId="{48599047-CB76-4DCF-9E2C-7DAE90BBAC8C}" sibTransId="{6E1FCDE6-777D-4853-9816-86FE9AE1A4AE}"/>
    <dgm:cxn modelId="{E9CDFC7F-3996-46B9-BF0C-ECB631F36E50}" type="presOf" srcId="{2136C770-1892-454B-B9BB-CF56D03642F2}" destId="{6A9BE0AF-01AE-4369-ACF6-924A4AAD53CD}" srcOrd="0" destOrd="0" presId="urn:microsoft.com/office/officeart/2009/layout/CircleArrowProcess"/>
    <dgm:cxn modelId="{43491D9A-58C9-42E5-ABEF-57D5EE1CA4FA}" type="presOf" srcId="{CBE96ECD-E278-4857-9E38-1A94DF9B148C}" destId="{43800D6B-EAD2-4C88-9379-E55A8367440B}" srcOrd="0" destOrd="0" presId="urn:microsoft.com/office/officeart/2009/layout/CircleArrowProcess"/>
    <dgm:cxn modelId="{212C88F4-2018-4066-AAFA-1EDA3960EF32}" srcId="{2136C770-1892-454B-B9BB-CF56D03642F2}" destId="{29575CE5-83EE-4F64-8F63-68B27658B4A1}" srcOrd="1" destOrd="0" parTransId="{E076EBA9-4C6C-41F4-A7C3-829AAD197D46}" sibTransId="{C3E92F65-9C62-4ADC-B2A3-32567F939167}"/>
    <dgm:cxn modelId="{3158604D-B552-4F17-B342-87CCFC3DACDC}" type="presOf" srcId="{8C2A5EEA-F684-44C0-A305-6B8CADF25F88}" destId="{CB50CDD7-AD21-426B-8CB6-DE272ABFC460}" srcOrd="0" destOrd="0" presId="urn:microsoft.com/office/officeart/2009/layout/CircleArrowProcess"/>
    <dgm:cxn modelId="{6EA49F91-6E03-49FB-97F5-36A5224EBC66}" srcId="{2136C770-1892-454B-B9BB-CF56D03642F2}" destId="{8C2A5EEA-F684-44C0-A305-6B8CADF25F88}" srcOrd="2" destOrd="0" parTransId="{21CC3EBD-C50E-4164-BE9C-DBCAB8639587}" sibTransId="{AC0EACF1-0D67-46E0-9107-A0F7DCB5CADB}"/>
    <dgm:cxn modelId="{BE908803-BF66-4257-952A-1711F0CB2F08}" type="presOf" srcId="{29575CE5-83EE-4F64-8F63-68B27658B4A1}" destId="{D856AA8C-6489-4710-B22A-61504A1252FA}" srcOrd="0" destOrd="0" presId="urn:microsoft.com/office/officeart/2009/layout/CircleArrowProcess"/>
    <dgm:cxn modelId="{1495FB18-0FEB-4DB1-BCC2-AD09D787B9B4}" type="presParOf" srcId="{6A9BE0AF-01AE-4369-ACF6-924A4AAD53CD}" destId="{168BFAFE-B119-4197-BEE8-B971E5B59AC0}" srcOrd="0" destOrd="0" presId="urn:microsoft.com/office/officeart/2009/layout/CircleArrowProcess"/>
    <dgm:cxn modelId="{8A82FCF5-4856-4558-AB87-1C660ED19278}" type="presParOf" srcId="{168BFAFE-B119-4197-BEE8-B971E5B59AC0}" destId="{09FE8B6C-1565-4484-8494-FB8A5A8B95F9}" srcOrd="0" destOrd="0" presId="urn:microsoft.com/office/officeart/2009/layout/CircleArrowProcess"/>
    <dgm:cxn modelId="{26D4AB03-0792-4095-86FC-245B2B7C923D}" type="presParOf" srcId="{6A9BE0AF-01AE-4369-ACF6-924A4AAD53CD}" destId="{43800D6B-EAD2-4C88-9379-E55A8367440B}" srcOrd="1" destOrd="0" presId="urn:microsoft.com/office/officeart/2009/layout/CircleArrowProcess"/>
    <dgm:cxn modelId="{1E9DB2E7-4D78-458F-A1E0-646E569FCE4E}" type="presParOf" srcId="{6A9BE0AF-01AE-4369-ACF6-924A4AAD53CD}" destId="{ED15653A-2579-4269-95CC-167914C2304B}" srcOrd="2" destOrd="0" presId="urn:microsoft.com/office/officeart/2009/layout/CircleArrowProcess"/>
    <dgm:cxn modelId="{A8DC696A-AB83-47EA-8309-E1E95CBF8267}" type="presParOf" srcId="{ED15653A-2579-4269-95CC-167914C2304B}" destId="{B2839423-82EB-40D5-8F4B-D490FA505098}" srcOrd="0" destOrd="0" presId="urn:microsoft.com/office/officeart/2009/layout/CircleArrowProcess"/>
    <dgm:cxn modelId="{05058E1B-0681-4984-89CD-807583855E4E}" type="presParOf" srcId="{6A9BE0AF-01AE-4369-ACF6-924A4AAD53CD}" destId="{D856AA8C-6489-4710-B22A-61504A1252FA}" srcOrd="3" destOrd="0" presId="urn:microsoft.com/office/officeart/2009/layout/CircleArrowProcess"/>
    <dgm:cxn modelId="{3D0DE8BB-9DEA-4DAE-AAD5-AA395F132B69}" type="presParOf" srcId="{6A9BE0AF-01AE-4369-ACF6-924A4AAD53CD}" destId="{FB7BCE46-A32D-4D31-8CE1-5F08B9514C57}" srcOrd="4" destOrd="0" presId="urn:microsoft.com/office/officeart/2009/layout/CircleArrowProcess"/>
    <dgm:cxn modelId="{8DBFF9C5-A1F1-46F3-8524-640ECE5A200F}" type="presParOf" srcId="{FB7BCE46-A32D-4D31-8CE1-5F08B9514C57}" destId="{5397FFCE-E07A-4B8B-A7D1-7B8F04511C09}" srcOrd="0" destOrd="0" presId="urn:microsoft.com/office/officeart/2009/layout/CircleArrowProcess"/>
    <dgm:cxn modelId="{611DE007-EC4A-46A3-A6DA-269C551B138C}" type="presParOf" srcId="{6A9BE0AF-01AE-4369-ACF6-924A4AAD53CD}" destId="{CB50CDD7-AD21-426B-8CB6-DE272ABFC460}" srcOrd="5" destOrd="0" presId="urn:microsoft.com/office/officeart/2009/layout/CircleArrowProcess"/>
  </dgm:cxnLst>
  <dgm:bg/>
  <dgm:whole>
    <a:ln>
      <a:noFill/>
    </a:ln>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966CD4-DF2F-4B32-8BA4-5D0FFAF72560}">
      <dsp:nvSpPr>
        <dsp:cNvPr id="0" name=""/>
        <dsp:cNvSpPr/>
      </dsp:nvSpPr>
      <dsp:spPr>
        <a:xfrm>
          <a:off x="2792" y="227056"/>
          <a:ext cx="1625730" cy="650292"/>
        </a:xfrm>
        <a:prstGeom prst="chevron">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CA" sz="1200" b="1" kern="1200">
              <a:solidFill>
                <a:sysClr val="windowText" lastClr="000000">
                  <a:hueOff val="0"/>
                  <a:satOff val="0"/>
                  <a:lumOff val="0"/>
                  <a:alphaOff val="0"/>
                </a:sysClr>
              </a:solidFill>
              <a:latin typeface="Cambria"/>
              <a:ea typeface="+mn-ea"/>
              <a:cs typeface="+mn-cs"/>
            </a:rPr>
            <a:t>Better Design</a:t>
          </a:r>
        </a:p>
      </dsp:txBody>
      <dsp:txXfrm>
        <a:off x="327938" y="227056"/>
        <a:ext cx="975438" cy="650292"/>
      </dsp:txXfrm>
    </dsp:sp>
    <dsp:sp modelId="{876EBBD5-4BB3-482F-BB96-69237713941A}">
      <dsp:nvSpPr>
        <dsp:cNvPr id="0" name=""/>
        <dsp:cNvSpPr/>
      </dsp:nvSpPr>
      <dsp:spPr>
        <a:xfrm>
          <a:off x="1465950" y="227056"/>
          <a:ext cx="1625730" cy="650292"/>
        </a:xfrm>
        <a:prstGeom prst="chevron">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CA" sz="1200" b="1" kern="1200">
              <a:solidFill>
                <a:sysClr val="windowText" lastClr="000000">
                  <a:hueOff val="0"/>
                  <a:satOff val="0"/>
                  <a:lumOff val="0"/>
                  <a:alphaOff val="0"/>
                </a:sysClr>
              </a:solidFill>
              <a:latin typeface="Cambria"/>
              <a:ea typeface="+mn-ea"/>
              <a:cs typeface="+mn-cs"/>
            </a:rPr>
            <a:t>Higher Readability</a:t>
          </a:r>
        </a:p>
      </dsp:txBody>
      <dsp:txXfrm>
        <a:off x="1791096" y="227056"/>
        <a:ext cx="975438" cy="650292"/>
      </dsp:txXfrm>
    </dsp:sp>
    <dsp:sp modelId="{A6094236-BB1A-4F99-9321-34DAF205F561}">
      <dsp:nvSpPr>
        <dsp:cNvPr id="0" name=""/>
        <dsp:cNvSpPr/>
      </dsp:nvSpPr>
      <dsp:spPr>
        <a:xfrm>
          <a:off x="2929107" y="227056"/>
          <a:ext cx="1625730" cy="650292"/>
        </a:xfrm>
        <a:prstGeom prst="chevron">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CA" sz="1200" b="1" kern="1200">
              <a:solidFill>
                <a:sysClr val="windowText" lastClr="000000">
                  <a:hueOff val="0"/>
                  <a:satOff val="0"/>
                  <a:lumOff val="0"/>
                  <a:alphaOff val="0"/>
                </a:sysClr>
              </a:solidFill>
              <a:latin typeface="Cambria"/>
              <a:ea typeface="+mn-ea"/>
              <a:cs typeface="+mn-cs"/>
            </a:rPr>
            <a:t>Better Adoption</a:t>
          </a:r>
        </a:p>
      </dsp:txBody>
      <dsp:txXfrm>
        <a:off x="3254253" y="227056"/>
        <a:ext cx="975438" cy="650292"/>
      </dsp:txXfrm>
    </dsp:sp>
    <dsp:sp modelId="{34931451-7504-41D4-AD26-61A937E75824}">
      <dsp:nvSpPr>
        <dsp:cNvPr id="0" name=""/>
        <dsp:cNvSpPr/>
      </dsp:nvSpPr>
      <dsp:spPr>
        <a:xfrm>
          <a:off x="4392265" y="227056"/>
          <a:ext cx="1625730" cy="650292"/>
        </a:xfrm>
        <a:prstGeom prst="chevron">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CA" sz="1200" b="1" kern="1200">
              <a:solidFill>
                <a:sysClr val="windowText" lastClr="000000">
                  <a:hueOff val="0"/>
                  <a:satOff val="0"/>
                  <a:lumOff val="0"/>
                  <a:alphaOff val="0"/>
                </a:sysClr>
              </a:solidFill>
              <a:latin typeface="Cambria"/>
              <a:ea typeface="+mn-ea"/>
              <a:cs typeface="+mn-cs"/>
            </a:rPr>
            <a:t>Increased Business Efficiency</a:t>
          </a:r>
        </a:p>
      </dsp:txBody>
      <dsp:txXfrm>
        <a:off x="4717411" y="227056"/>
        <a:ext cx="975438" cy="6502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FE8B6C-1565-4484-8494-FB8A5A8B95F9}">
      <dsp:nvSpPr>
        <dsp:cNvPr id="0" name=""/>
        <dsp:cNvSpPr/>
      </dsp:nvSpPr>
      <dsp:spPr>
        <a:xfrm>
          <a:off x="1948495" y="0"/>
          <a:ext cx="2200625" cy="2200960"/>
        </a:xfrm>
        <a:prstGeom prst="circularArrow">
          <a:avLst>
            <a:gd name="adj1" fmla="val 10980"/>
            <a:gd name="adj2" fmla="val 1142322"/>
            <a:gd name="adj3" fmla="val 4500000"/>
            <a:gd name="adj4" fmla="val 10800000"/>
            <a:gd name="adj5" fmla="val 12500"/>
          </a:avLst>
        </a:prstGeom>
        <a:solidFill>
          <a:schemeClr val="tx1">
            <a:lumMod val="50000"/>
            <a:lumOff val="5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800D6B-EAD2-4C88-9379-E55A8367440B}">
      <dsp:nvSpPr>
        <dsp:cNvPr id="0" name=""/>
        <dsp:cNvSpPr/>
      </dsp:nvSpPr>
      <dsp:spPr>
        <a:xfrm>
          <a:off x="2434905" y="794613"/>
          <a:ext cx="1222845" cy="6112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CA" sz="1200" b="1" kern="1200">
              <a:latin typeface="Cambria"/>
              <a:ea typeface="+mn-ea"/>
              <a:cs typeface="+mn-cs"/>
            </a:rPr>
            <a:t>REQUIREMENTS</a:t>
          </a:r>
        </a:p>
        <a:p>
          <a:pPr lvl="0" algn="ctr" defTabSz="533400">
            <a:lnSpc>
              <a:spcPct val="90000"/>
            </a:lnSpc>
            <a:spcBef>
              <a:spcPct val="0"/>
            </a:spcBef>
            <a:spcAft>
              <a:spcPct val="35000"/>
            </a:spcAft>
          </a:pPr>
          <a:r>
            <a:rPr lang="en-CA" sz="1200" kern="1200">
              <a:latin typeface="Cambria"/>
              <a:ea typeface="+mn-ea"/>
              <a:cs typeface="+mn-cs"/>
            </a:rPr>
            <a:t>What is the message?</a:t>
          </a:r>
        </a:p>
      </dsp:txBody>
      <dsp:txXfrm>
        <a:off x="2434905" y="794613"/>
        <a:ext cx="1222845" cy="611276"/>
      </dsp:txXfrm>
    </dsp:sp>
    <dsp:sp modelId="{B2839423-82EB-40D5-8F4B-D490FA505098}">
      <dsp:nvSpPr>
        <dsp:cNvPr id="0" name=""/>
        <dsp:cNvSpPr/>
      </dsp:nvSpPr>
      <dsp:spPr>
        <a:xfrm>
          <a:off x="1337279" y="1264615"/>
          <a:ext cx="2200625" cy="2200960"/>
        </a:xfrm>
        <a:prstGeom prst="leftCircularArrow">
          <a:avLst>
            <a:gd name="adj1" fmla="val 10980"/>
            <a:gd name="adj2" fmla="val 1142322"/>
            <a:gd name="adj3" fmla="val 6300000"/>
            <a:gd name="adj4" fmla="val 18900000"/>
            <a:gd name="adj5" fmla="val 12500"/>
          </a:avLst>
        </a:prstGeom>
        <a:solidFill>
          <a:schemeClr val="tx1">
            <a:lumMod val="50000"/>
            <a:lumOff val="5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56AA8C-6489-4710-B22A-61504A1252FA}">
      <dsp:nvSpPr>
        <dsp:cNvPr id="0" name=""/>
        <dsp:cNvSpPr/>
      </dsp:nvSpPr>
      <dsp:spPr>
        <a:xfrm>
          <a:off x="1826169" y="2066544"/>
          <a:ext cx="1222845" cy="6112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CA" sz="1200" b="1" kern="1200">
              <a:latin typeface="Cambria"/>
              <a:ea typeface="+mn-ea"/>
              <a:cs typeface="+mn-cs"/>
            </a:rPr>
            <a:t>ORGANIZATION</a:t>
          </a:r>
          <a:endParaRPr lang="en-CA" sz="1200" kern="1200">
            <a:latin typeface="Cambria"/>
            <a:ea typeface="+mn-ea"/>
            <a:cs typeface="+mn-cs"/>
          </a:endParaRPr>
        </a:p>
        <a:p>
          <a:pPr lvl="0" algn="ctr" defTabSz="533400">
            <a:lnSpc>
              <a:spcPct val="90000"/>
            </a:lnSpc>
            <a:spcBef>
              <a:spcPct val="0"/>
            </a:spcBef>
            <a:spcAft>
              <a:spcPct val="35000"/>
            </a:spcAft>
          </a:pPr>
          <a:r>
            <a:rPr lang="en-CA" sz="1200" kern="1200">
              <a:latin typeface="Cambria"/>
              <a:ea typeface="+mn-ea"/>
              <a:cs typeface="+mn-cs"/>
            </a:rPr>
            <a:t>What is the best report structure?</a:t>
          </a:r>
        </a:p>
      </dsp:txBody>
      <dsp:txXfrm>
        <a:off x="1826169" y="2066544"/>
        <a:ext cx="1222845" cy="611276"/>
      </dsp:txXfrm>
    </dsp:sp>
    <dsp:sp modelId="{5397FFCE-E07A-4B8B-A7D1-7B8F04511C09}">
      <dsp:nvSpPr>
        <dsp:cNvPr id="0" name=""/>
        <dsp:cNvSpPr/>
      </dsp:nvSpPr>
      <dsp:spPr>
        <a:xfrm>
          <a:off x="2105121" y="2680563"/>
          <a:ext cx="1890678" cy="1891436"/>
        </a:xfrm>
        <a:prstGeom prst="blockArc">
          <a:avLst>
            <a:gd name="adj1" fmla="val 13500000"/>
            <a:gd name="adj2" fmla="val 10800000"/>
            <a:gd name="adj3" fmla="val 12740"/>
          </a:avLst>
        </a:prstGeom>
        <a:solidFill>
          <a:schemeClr val="tx1">
            <a:lumMod val="50000"/>
            <a:lumOff val="5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50CDD7-AD21-426B-8CB6-DE272ABFC460}">
      <dsp:nvSpPr>
        <dsp:cNvPr id="0" name=""/>
        <dsp:cNvSpPr/>
      </dsp:nvSpPr>
      <dsp:spPr>
        <a:xfrm>
          <a:off x="2437798" y="3340303"/>
          <a:ext cx="1222845" cy="6112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CA" sz="1200" b="1" kern="1200">
              <a:latin typeface="Cambria"/>
              <a:ea typeface="+mn-ea"/>
              <a:cs typeface="+mn-cs"/>
            </a:rPr>
            <a:t>DESIGN</a:t>
          </a:r>
        </a:p>
        <a:p>
          <a:pPr lvl="0" algn="ctr" defTabSz="533400">
            <a:lnSpc>
              <a:spcPct val="90000"/>
            </a:lnSpc>
            <a:spcBef>
              <a:spcPct val="0"/>
            </a:spcBef>
            <a:spcAft>
              <a:spcPct val="35000"/>
            </a:spcAft>
          </a:pPr>
          <a:r>
            <a:rPr lang="en-CA" sz="1200" kern="1200">
              <a:latin typeface="Cambria"/>
              <a:ea typeface="+mn-ea"/>
              <a:cs typeface="+mn-cs"/>
            </a:rPr>
            <a:t>Effective elements formatting</a:t>
          </a:r>
        </a:p>
      </dsp:txBody>
      <dsp:txXfrm>
        <a:off x="2437798" y="3340303"/>
        <a:ext cx="1222845" cy="61127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56EBC3F972FB4398145984CF2FF871" ma:contentTypeVersion="2" ma:contentTypeDescription="Create a new document." ma:contentTypeScope="" ma:versionID="c0bb21895df2883f756f05a5a2620b3a">
  <xsd:schema xmlns:xsd="http://www.w3.org/2001/XMLSchema" xmlns:xs="http://www.w3.org/2001/XMLSchema" xmlns:p="http://schemas.microsoft.com/office/2006/metadata/properties" targetNamespace="http://schemas.microsoft.com/office/2006/metadata/properties" ma:root="true" ma:fieldsID="6d9d2af4f47850144a46c393c027275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BCF06F-0C1D-4041-A62B-2D8E38D048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044A1EC-DC36-4400-91B9-9A4A1E9AB358}">
  <ds:schemaRefs>
    <ds:schemaRef ds:uri="http://schemas.microsoft.com/sharepoint/v3/contenttype/forms"/>
  </ds:schemaRefs>
</ds:datastoreItem>
</file>

<file path=customXml/itemProps3.xml><?xml version="1.0" encoding="utf-8"?>
<ds:datastoreItem xmlns:ds="http://schemas.openxmlformats.org/officeDocument/2006/customXml" ds:itemID="{1E3D7FCB-E0FD-42FE-BAD6-C61D79B6174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9401258-B7F3-40C5-8BBA-7EF09DE96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30</Pages>
  <Words>4718</Words>
  <Characters>26895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ADM DIA Bilingual Word Template</vt:lpstr>
    </vt:vector>
  </TitlesOfParts>
  <Manager/>
  <Company/>
  <LinksUpToDate>false</LinksUpToDate>
  <CharactersWithSpaces>31550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 DIA Bilingual Word Template</dc:title>
  <dc:subject/>
  <dc:creator>hermosa.a</dc:creator>
  <cp:keywords/>
  <dc:description/>
  <cp:lastModifiedBy>hermosa.a</cp:lastModifiedBy>
  <cp:revision>13</cp:revision>
  <cp:lastPrinted>2006-03-29T17:08:00Z</cp:lastPrinted>
  <dcterms:created xsi:type="dcterms:W3CDTF">2019-05-15T18:23:00Z</dcterms:created>
  <dcterms:modified xsi:type="dcterms:W3CDTF">2019-05-22T18:30:00Z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0x010100B456EBC3F972FB4398145984CF2FF871</vt:lpwstr>
  </property>
  <property fmtid="{D5CDD505-2E9C-101B-9397-08002B2CF9AE}" pid="3" name="Activity">
    <vt:lpwstr>Word</vt:lpwstr>
  </property>
</Properties>
</file>